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A152E" w14:textId="69728450" w:rsidR="00C91F32" w:rsidRDefault="00C91F32" w:rsidP="009B58F3">
      <w:pPr>
        <w:pStyle w:val="a3"/>
      </w:pPr>
      <w:r w:rsidRPr="00C91F32">
        <w:rPr>
          <w:rFonts w:ascii="Times New Roman" w:hAnsi="Times New Roman" w:cs="Times New Roman"/>
        </w:rPr>
        <w:t>Foreigner Job Market Trend Analysis in USA</w:t>
      </w:r>
    </w:p>
    <w:tbl>
      <w:tblPr>
        <w:tblStyle w:val="a5"/>
        <w:tblW w:w="0" w:type="auto"/>
        <w:tblInd w:w="3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1393"/>
        <w:gridCol w:w="1126"/>
      </w:tblGrid>
      <w:tr w:rsidR="003469C6" w:rsidRPr="00647E8D" w14:paraId="13A062D5" w14:textId="40B0646A" w:rsidTr="003469C6">
        <w:tc>
          <w:tcPr>
            <w:tcW w:w="3246" w:type="dxa"/>
          </w:tcPr>
          <w:p w14:paraId="2DDB97F3" w14:textId="2DE2A3CF" w:rsidR="003469C6" w:rsidRPr="00647E8D" w:rsidRDefault="003469C6" w:rsidP="009B58F3">
            <w:pPr>
              <w:jc w:val="right"/>
              <w:rPr>
                <w:rFonts w:ascii="Times New Roman" w:hAnsi="Times New Roman" w:cs="Times New Roman"/>
              </w:rPr>
            </w:pPr>
            <w:proofErr w:type="gramStart"/>
            <w:r w:rsidRPr="00647E8D">
              <w:rPr>
                <w:rFonts w:ascii="Times New Roman" w:hAnsi="Times New Roman" w:cs="Times New Roman"/>
              </w:rPr>
              <w:t>Data :</w:t>
            </w:r>
            <w:proofErr w:type="gramEnd"/>
          </w:p>
        </w:tc>
        <w:tc>
          <w:tcPr>
            <w:tcW w:w="1393" w:type="dxa"/>
          </w:tcPr>
          <w:p w14:paraId="5C611646" w14:textId="721621C9" w:rsidR="003469C6" w:rsidRPr="00647E8D" w:rsidRDefault="003469C6" w:rsidP="009B58F3">
            <w:pPr>
              <w:jc w:val="right"/>
              <w:rPr>
                <w:rFonts w:ascii="Times New Roman" w:hAnsi="Times New Roman" w:cs="Times New Roman"/>
              </w:rPr>
            </w:pPr>
            <w:r w:rsidRPr="00647E8D">
              <w:rPr>
                <w:rFonts w:ascii="Times New Roman" w:hAnsi="Times New Roman" w:cs="Times New Roman"/>
              </w:rPr>
              <w:t>2022/08/13</w:t>
            </w:r>
          </w:p>
        </w:tc>
        <w:tc>
          <w:tcPr>
            <w:tcW w:w="1126" w:type="dxa"/>
          </w:tcPr>
          <w:p w14:paraId="4A09094E" w14:textId="77777777" w:rsidR="003469C6" w:rsidRPr="00647E8D" w:rsidRDefault="003469C6" w:rsidP="009B58F3">
            <w:pPr>
              <w:jc w:val="right"/>
              <w:rPr>
                <w:rFonts w:ascii="Times New Roman" w:hAnsi="Times New Roman" w:cs="Times New Roman"/>
              </w:rPr>
            </w:pPr>
          </w:p>
        </w:tc>
      </w:tr>
      <w:tr w:rsidR="003469C6" w:rsidRPr="00647E8D" w14:paraId="53C082A6" w14:textId="57B6C429" w:rsidTr="003469C6">
        <w:tc>
          <w:tcPr>
            <w:tcW w:w="3246" w:type="dxa"/>
          </w:tcPr>
          <w:p w14:paraId="0AFC5255" w14:textId="37918F9A" w:rsidR="003469C6" w:rsidRPr="00647E8D" w:rsidRDefault="003469C6" w:rsidP="00C91F32">
            <w:pPr>
              <w:jc w:val="right"/>
              <w:rPr>
                <w:rFonts w:ascii="Times New Roman" w:hAnsi="Times New Roman" w:cs="Times New Roman"/>
              </w:rPr>
            </w:pPr>
            <w:proofErr w:type="gramStart"/>
            <w:r w:rsidRPr="00647E8D">
              <w:rPr>
                <w:rFonts w:ascii="Times New Roman" w:hAnsi="Times New Roman" w:cs="Times New Roman"/>
              </w:rPr>
              <w:t>Writer :</w:t>
            </w:r>
            <w:proofErr w:type="gramEnd"/>
          </w:p>
        </w:tc>
        <w:tc>
          <w:tcPr>
            <w:tcW w:w="1393" w:type="dxa"/>
          </w:tcPr>
          <w:p w14:paraId="0CEF4F43" w14:textId="2DC0947A" w:rsidR="003469C6" w:rsidRPr="00647E8D" w:rsidRDefault="003469C6" w:rsidP="00C91F32">
            <w:pPr>
              <w:jc w:val="right"/>
              <w:rPr>
                <w:rFonts w:ascii="Times New Roman" w:hAnsi="Times New Roman" w:cs="Times New Roman"/>
              </w:rPr>
            </w:pPr>
            <w:r w:rsidRPr="00647E8D">
              <w:rPr>
                <w:rFonts w:ascii="Times New Roman" w:hAnsi="Times New Roman" w:cs="Times New Roman"/>
              </w:rPr>
              <w:t>DaeHan Kim</w:t>
            </w:r>
          </w:p>
        </w:tc>
        <w:tc>
          <w:tcPr>
            <w:tcW w:w="1126" w:type="dxa"/>
          </w:tcPr>
          <w:p w14:paraId="19903608" w14:textId="77777777" w:rsidR="003469C6" w:rsidRPr="00647E8D" w:rsidRDefault="003469C6" w:rsidP="00C91F32">
            <w:pPr>
              <w:jc w:val="right"/>
              <w:rPr>
                <w:rFonts w:ascii="Times New Roman" w:hAnsi="Times New Roman" w:cs="Times New Roman"/>
              </w:rPr>
            </w:pPr>
          </w:p>
        </w:tc>
      </w:tr>
      <w:tr w:rsidR="003469C6" w:rsidRPr="00647E8D" w14:paraId="2A4847F1" w14:textId="4C75A247" w:rsidTr="003469C6">
        <w:tc>
          <w:tcPr>
            <w:tcW w:w="3246" w:type="dxa"/>
          </w:tcPr>
          <w:p w14:paraId="1B60F4D2" w14:textId="3B930BD7" w:rsidR="003469C6" w:rsidRPr="00647E8D" w:rsidRDefault="003469C6" w:rsidP="00C91F32">
            <w:pPr>
              <w:jc w:val="right"/>
              <w:rPr>
                <w:rFonts w:ascii="Times New Roman" w:hAnsi="Times New Roman" w:cs="Times New Roman"/>
              </w:rPr>
            </w:pPr>
            <w:proofErr w:type="gramStart"/>
            <w:r w:rsidRPr="00647E8D">
              <w:rPr>
                <w:rFonts w:ascii="Times New Roman" w:hAnsi="Times New Roman" w:cs="Times New Roman"/>
              </w:rPr>
              <w:t>Edit :</w:t>
            </w:r>
            <w:proofErr w:type="gramEnd"/>
          </w:p>
        </w:tc>
        <w:tc>
          <w:tcPr>
            <w:tcW w:w="1393" w:type="dxa"/>
          </w:tcPr>
          <w:p w14:paraId="719CDFF2" w14:textId="79225E24" w:rsidR="003469C6" w:rsidRPr="00647E8D" w:rsidRDefault="003469C6" w:rsidP="00C91F32">
            <w:pPr>
              <w:jc w:val="right"/>
              <w:rPr>
                <w:rFonts w:ascii="Times New Roman" w:hAnsi="Times New Roman" w:cs="Times New Roman"/>
              </w:rPr>
            </w:pPr>
            <w:proofErr w:type="spellStart"/>
            <w:r w:rsidRPr="00647E8D">
              <w:rPr>
                <w:rFonts w:ascii="Times New Roman" w:hAnsi="Times New Roman" w:cs="Times New Roman"/>
              </w:rPr>
              <w:t>JaeHee</w:t>
            </w:r>
            <w:proofErr w:type="spellEnd"/>
            <w:r w:rsidRPr="00647E8D">
              <w:rPr>
                <w:rFonts w:ascii="Times New Roman" w:hAnsi="Times New Roman" w:cs="Times New Roman"/>
              </w:rPr>
              <w:t xml:space="preserve"> Song</w:t>
            </w:r>
          </w:p>
        </w:tc>
        <w:tc>
          <w:tcPr>
            <w:tcW w:w="1126" w:type="dxa"/>
          </w:tcPr>
          <w:p w14:paraId="57DF61AC" w14:textId="77777777" w:rsidR="003469C6" w:rsidRPr="00647E8D" w:rsidRDefault="003469C6" w:rsidP="00C91F32">
            <w:pPr>
              <w:jc w:val="right"/>
              <w:rPr>
                <w:rFonts w:ascii="Times New Roman" w:hAnsi="Times New Roman" w:cs="Times New Roman"/>
              </w:rPr>
            </w:pPr>
          </w:p>
        </w:tc>
      </w:tr>
    </w:tbl>
    <w:p w14:paraId="43C3DF4F" w14:textId="32933139" w:rsidR="00ED7BCE" w:rsidRDefault="00ED7BCE" w:rsidP="006008CD">
      <w:pPr>
        <w:rPr>
          <w:rFonts w:ascii="Times New Roman" w:hAnsi="Times New Roman" w:cs="Times New Roman"/>
          <w:b/>
          <w:bCs/>
        </w:rPr>
      </w:pPr>
    </w:p>
    <w:p w14:paraId="515D468C" w14:textId="5094E755" w:rsidR="00C0403B" w:rsidRDefault="00C0403B" w:rsidP="003469C6">
      <w:pPr>
        <w:pStyle w:val="ab"/>
        <w:numPr>
          <w:ilvl w:val="0"/>
          <w:numId w:val="2"/>
        </w:numPr>
        <w:ind w:leftChars="0"/>
        <w:rPr>
          <w:ins w:id="0" w:author="Kim DaeHan" w:date="2022-08-15T14:27:00Z"/>
          <w:rFonts w:ascii="Times New Roman" w:hAnsi="Times New Roman" w:cs="Times New Roman"/>
          <w:b/>
          <w:bCs/>
          <w:sz w:val="28"/>
          <w:szCs w:val="28"/>
        </w:rPr>
      </w:pPr>
      <w:ins w:id="1" w:author="Kim DaeHan" w:date="2022-08-15T14:18:00Z">
        <w:r>
          <w:rPr>
            <w:rFonts w:ascii="Times New Roman" w:hAnsi="Times New Roman" w:cs="Times New Roman" w:hint="eastAsia"/>
            <w:b/>
            <w:bCs/>
            <w:sz w:val="28"/>
            <w:szCs w:val="28"/>
          </w:rPr>
          <w:t>A</w:t>
        </w:r>
        <w:r>
          <w:rPr>
            <w:rFonts w:ascii="Times New Roman" w:hAnsi="Times New Roman" w:cs="Times New Roman"/>
            <w:b/>
            <w:bCs/>
            <w:sz w:val="28"/>
            <w:szCs w:val="28"/>
          </w:rPr>
          <w:t>bstract</w:t>
        </w:r>
      </w:ins>
    </w:p>
    <w:p w14:paraId="7EA73367" w14:textId="5E8D3643" w:rsidR="007B4027" w:rsidRPr="009A1922" w:rsidRDefault="009A1922">
      <w:pPr>
        <w:rPr>
          <w:ins w:id="2" w:author="Kim DaeHan" w:date="2022-08-15T14:18:00Z"/>
          <w:rFonts w:ascii="Times New Roman" w:hAnsi="Times New Roman" w:cs="Times New Roman"/>
          <w:b/>
          <w:bCs/>
          <w:sz w:val="24"/>
          <w:szCs w:val="24"/>
          <w:rPrChange w:id="3" w:author="Kim DaeHan" w:date="2022-08-15T14:42:00Z">
            <w:rPr>
              <w:ins w:id="4" w:author="Kim DaeHan" w:date="2022-08-15T14:18:00Z"/>
            </w:rPr>
          </w:rPrChange>
        </w:rPr>
        <w:pPrChange w:id="5" w:author="Kim DaeHan" w:date="2022-08-15T14:27:00Z">
          <w:pPr>
            <w:pStyle w:val="ab"/>
            <w:numPr>
              <w:numId w:val="2"/>
            </w:numPr>
            <w:ind w:leftChars="0" w:left="400" w:hanging="400"/>
          </w:pPr>
        </w:pPrChange>
      </w:pPr>
      <w:ins w:id="6" w:author="Kim DaeHan" w:date="2022-08-15T14:41:00Z">
        <w:r w:rsidRPr="009A1922">
          <w:rPr>
            <w:rFonts w:ascii="Times New Roman" w:hAnsi="Times New Roman" w:cs="Times New Roman"/>
            <w:color w:val="000000"/>
            <w:sz w:val="24"/>
            <w:szCs w:val="24"/>
            <w:shd w:val="clear" w:color="auto" w:fill="FDFDFD"/>
            <w:rPrChange w:id="7" w:author="Kim DaeHan" w:date="2022-08-15T14:41:00Z">
              <w:rPr>
                <w:rFonts w:ascii="Helvetica" w:hAnsi="Helvetica" w:cs="Helvetica"/>
                <w:color w:val="000000"/>
                <w:sz w:val="27"/>
                <w:szCs w:val="27"/>
                <w:shd w:val="clear" w:color="auto" w:fill="FDFDFD"/>
              </w:rPr>
            </w:rPrChange>
          </w:rPr>
          <w:t>The purpose of this report is to analyze and grasp the employment trends in the current American society targeting Koreans currently preparing to get a job in the United States and deliver useful information. The data set used is</w:t>
        </w:r>
        <w:r>
          <w:rPr>
            <w:rFonts w:ascii="Times New Roman" w:hAnsi="Times New Roman" w:cs="Times New Roman"/>
            <w:color w:val="000000"/>
            <w:sz w:val="24"/>
            <w:szCs w:val="24"/>
          </w:rPr>
          <w:t xml:space="preserve"> </w:t>
        </w:r>
        <w:r w:rsidRPr="009A1922">
          <w:rPr>
            <w:rFonts w:ascii="Times New Roman" w:hAnsi="Times New Roman" w:cs="Times New Roman"/>
            <w:color w:val="000000"/>
            <w:sz w:val="24"/>
            <w:szCs w:val="24"/>
            <w:shd w:val="clear" w:color="auto" w:fill="FDFDFD"/>
            <w:rPrChange w:id="8" w:author="Kim DaeHan" w:date="2022-08-15T14:41:00Z">
              <w:rPr>
                <w:rFonts w:ascii="Helvetica" w:hAnsi="Helvetica" w:cs="Helvetica"/>
                <w:color w:val="000000"/>
                <w:sz w:val="27"/>
                <w:szCs w:val="27"/>
                <w:shd w:val="clear" w:color="auto" w:fill="FDFDFD"/>
              </w:rPr>
            </w:rPrChange>
          </w:rPr>
          <w:t>Performance Date provided by U.S. DEPARTMENT OF LABOR (DOL) was used, and the data showed that the current American society has seen rapid development in the IT field since the Fourth Industrial Revolution, and more than half of the incoming workers' majors and jobs focused on the computer field. The main inflow areas were California, where Silicon Valley is located, and Texas, where Silicon Hills is located. Koreans tend to be similar to the U.S. employment trend, but the average wage was about 26% lower and was very focused on California. Texas, which ranks second in inflow, was found to be relatively less interested. In the case of Texas, the average wage is somewhat cheaper than that of California, but it is forming an industrial complex that is drawing keen attention from start-up companies due to low prices and regulations. Through this, it is proposed to pay attention to Texas as a target for regional consideration for employment in the United States.</w:t>
        </w:r>
      </w:ins>
    </w:p>
    <w:p w14:paraId="4D75C58C" w14:textId="77777777" w:rsidR="009A1922" w:rsidRPr="00C0403B" w:rsidRDefault="009A1922">
      <w:pPr>
        <w:rPr>
          <w:ins w:id="9" w:author="Kim DaeHan" w:date="2022-08-15T14:18:00Z"/>
          <w:rFonts w:ascii="Times New Roman" w:hAnsi="Times New Roman" w:cs="Times New Roman"/>
          <w:b/>
          <w:bCs/>
          <w:sz w:val="28"/>
          <w:szCs w:val="28"/>
          <w:rPrChange w:id="10" w:author="Kim DaeHan" w:date="2022-08-15T14:18:00Z">
            <w:rPr>
              <w:ins w:id="11" w:author="Kim DaeHan" w:date="2022-08-15T14:18:00Z"/>
            </w:rPr>
          </w:rPrChange>
        </w:rPr>
        <w:pPrChange w:id="12" w:author="Kim DaeHan" w:date="2022-08-15T14:18:00Z">
          <w:pPr>
            <w:pStyle w:val="ab"/>
            <w:numPr>
              <w:numId w:val="2"/>
            </w:numPr>
            <w:ind w:leftChars="0" w:left="400" w:hanging="400"/>
          </w:pPr>
        </w:pPrChange>
      </w:pPr>
    </w:p>
    <w:p w14:paraId="53D42974" w14:textId="57F44739" w:rsidR="00647E8D" w:rsidRPr="003469C6" w:rsidRDefault="003469C6" w:rsidP="003469C6">
      <w:pPr>
        <w:pStyle w:val="ab"/>
        <w:numPr>
          <w:ilvl w:val="0"/>
          <w:numId w:val="2"/>
        </w:numPr>
        <w:ind w:leftChars="0"/>
        <w:rPr>
          <w:rFonts w:ascii="Times New Roman" w:hAnsi="Times New Roman" w:cs="Times New Roman"/>
          <w:b/>
          <w:bCs/>
          <w:sz w:val="28"/>
          <w:szCs w:val="28"/>
        </w:rPr>
      </w:pPr>
      <w:r w:rsidRPr="003469C6">
        <w:rPr>
          <w:rFonts w:ascii="Times New Roman" w:hAnsi="Times New Roman" w:cs="Times New Roman" w:hint="eastAsia"/>
          <w:b/>
          <w:bCs/>
          <w:sz w:val="28"/>
          <w:szCs w:val="28"/>
        </w:rPr>
        <w:t>I</w:t>
      </w:r>
      <w:r w:rsidRPr="003469C6">
        <w:rPr>
          <w:rFonts w:ascii="Times New Roman" w:hAnsi="Times New Roman" w:cs="Times New Roman"/>
          <w:b/>
          <w:bCs/>
          <w:sz w:val="28"/>
          <w:szCs w:val="28"/>
        </w:rPr>
        <w:t>ntroduction</w:t>
      </w:r>
    </w:p>
    <w:p w14:paraId="0FE334ED" w14:textId="52A08DF9" w:rsidR="00643A2D" w:rsidRDefault="0018043C" w:rsidP="000B55B5">
      <w:pPr>
        <w:rPr>
          <w:ins w:id="13" w:author="Kim DaeHan" w:date="2022-08-15T14:58:00Z"/>
          <w:rFonts w:ascii="Times New Roman" w:hAnsi="Times New Roman" w:cs="Times New Roman"/>
          <w:color w:val="000000"/>
          <w:sz w:val="24"/>
          <w:szCs w:val="24"/>
          <w:shd w:val="clear" w:color="auto" w:fill="FDFDFD"/>
        </w:rPr>
      </w:pPr>
      <w:r w:rsidRPr="00AB2C83">
        <w:rPr>
          <w:rFonts w:ascii="Times New Roman" w:hAnsi="Times New Roman" w:cs="Times New Roman"/>
          <w:color w:val="000000"/>
          <w:sz w:val="24"/>
          <w:szCs w:val="24"/>
          <w:shd w:val="clear" w:color="auto" w:fill="FDFDFD"/>
        </w:rPr>
        <w:t xml:space="preserve">In order to understand the current trend of the US foreign employment market, a comprehensive analysis was conducted based on </w:t>
      </w:r>
      <w:proofErr w:type="spellStart"/>
      <w:r w:rsidRPr="00AB2C83">
        <w:rPr>
          <w:rFonts w:ascii="Times New Roman" w:hAnsi="Times New Roman" w:cs="Times New Roman"/>
          <w:color w:val="000000"/>
          <w:sz w:val="24"/>
          <w:szCs w:val="24"/>
          <w:shd w:val="clear" w:color="auto" w:fill="FDFDFD"/>
        </w:rPr>
        <w:t>LCA</w:t>
      </w:r>
      <w:proofErr w:type="spellEnd"/>
      <w:r w:rsidRPr="00AB2C83">
        <w:rPr>
          <w:rFonts w:ascii="Times New Roman" w:hAnsi="Times New Roman" w:cs="Times New Roman"/>
          <w:color w:val="000000"/>
          <w:sz w:val="24"/>
          <w:szCs w:val="24"/>
          <w:shd w:val="clear" w:color="auto" w:fill="FDFDFD"/>
        </w:rPr>
        <w:t xml:space="preserve">, PW, and PERM, which </w:t>
      </w:r>
      <w:ins w:id="14" w:author="Kim DaeHan" w:date="2022-08-15T15:04:00Z">
        <w:r w:rsidR="00014942">
          <w:rPr>
            <w:rFonts w:ascii="Times New Roman" w:hAnsi="Times New Roman" w:cs="Times New Roman"/>
            <w:color w:val="000000"/>
            <w:sz w:val="24"/>
            <w:szCs w:val="24"/>
            <w:shd w:val="clear" w:color="auto" w:fill="FDFDFD"/>
          </w:rPr>
          <w:tab/>
        </w:r>
      </w:ins>
      <w:r w:rsidRPr="00AB2C83">
        <w:rPr>
          <w:rFonts w:ascii="Times New Roman" w:hAnsi="Times New Roman" w:cs="Times New Roman"/>
          <w:color w:val="000000"/>
          <w:sz w:val="24"/>
          <w:szCs w:val="24"/>
          <w:shd w:val="clear" w:color="auto" w:fill="FDFDFD"/>
        </w:rPr>
        <w:t>are datasets provided by</w:t>
      </w:r>
      <w:ins w:id="15" w:author="Kim DaeHan" w:date="2022-08-15T15:06:00Z">
        <w:r w:rsidR="002F0E61">
          <w:rPr>
            <w:rFonts w:ascii="Times New Roman" w:hAnsi="Times New Roman" w:cs="Times New Roman" w:hint="eastAsia"/>
            <w:color w:val="000000"/>
            <w:sz w:val="24"/>
            <w:szCs w:val="24"/>
            <w:shd w:val="clear" w:color="auto" w:fill="FDFDFD"/>
          </w:rPr>
          <w:t xml:space="preserve"> </w:t>
        </w:r>
      </w:ins>
      <w:del w:id="16" w:author="Kim DaeHan" w:date="2022-08-15T15:06:00Z">
        <w:r w:rsidRPr="00AB2C83" w:rsidDel="002F0E61">
          <w:rPr>
            <w:rFonts w:ascii="Times New Roman" w:hAnsi="Times New Roman" w:cs="Times New Roman"/>
            <w:color w:val="000000"/>
            <w:sz w:val="24"/>
            <w:szCs w:val="24"/>
            <w:shd w:val="clear" w:color="auto" w:fill="FDFDFD"/>
          </w:rPr>
          <w:delText xml:space="preserve"> USA </w:delText>
        </w:r>
      </w:del>
      <w:r w:rsidRPr="00AB2C83">
        <w:rPr>
          <w:rFonts w:ascii="Times New Roman" w:hAnsi="Times New Roman" w:cs="Times New Roman"/>
          <w:color w:val="000000"/>
          <w:sz w:val="24"/>
          <w:szCs w:val="24"/>
          <w:shd w:val="clear" w:color="auto" w:fill="FDFDFD"/>
        </w:rPr>
        <w:t xml:space="preserve">DOL. </w:t>
      </w:r>
      <w:ins w:id="17" w:author="Kim DaeHan" w:date="2022-08-15T14:58:00Z">
        <w:r w:rsidR="00643A2D">
          <w:rPr>
            <w:rFonts w:ascii="Times New Roman" w:hAnsi="Times New Roman" w:cs="Times New Roman" w:hint="eastAsia"/>
            <w:color w:val="000000"/>
            <w:sz w:val="24"/>
            <w:szCs w:val="24"/>
            <w:shd w:val="clear" w:color="auto" w:fill="FDFDFD"/>
          </w:rPr>
          <w:t>T</w:t>
        </w:r>
        <w:r w:rsidR="00643A2D">
          <w:rPr>
            <w:rFonts w:ascii="Times New Roman" w:hAnsi="Times New Roman" w:cs="Times New Roman"/>
            <w:color w:val="000000"/>
            <w:sz w:val="24"/>
            <w:szCs w:val="24"/>
            <w:shd w:val="clear" w:color="auto" w:fill="FDFDFD"/>
          </w:rPr>
          <w:t>he description of each dataset</w:t>
        </w:r>
      </w:ins>
      <w:del w:id="18" w:author="Kim DaeHan" w:date="2022-08-15T14:57:00Z">
        <w:r w:rsidRPr="00AB2C83" w:rsidDel="00643A2D">
          <w:rPr>
            <w:rFonts w:ascii="Times New Roman" w:hAnsi="Times New Roman" w:cs="Times New Roman"/>
            <w:color w:val="000000"/>
            <w:sz w:val="24"/>
            <w:szCs w:val="24"/>
            <w:shd w:val="clear" w:color="auto" w:fill="FDFDFD"/>
          </w:rPr>
          <w:delText>This data analysis is meaningful in providing useful information in preparing for future employment in the United States.</w:delText>
        </w:r>
      </w:del>
      <w:ins w:id="19" w:author="Kim DaeHan" w:date="2022-08-15T14:58:00Z">
        <w:r w:rsidR="00643A2D">
          <w:rPr>
            <w:rFonts w:ascii="Times New Roman" w:hAnsi="Times New Roman" w:cs="Times New Roman"/>
            <w:color w:val="000000"/>
            <w:sz w:val="24"/>
            <w:szCs w:val="24"/>
            <w:shd w:val="clear" w:color="auto" w:fill="FDFDFD"/>
          </w:rPr>
          <w:t xml:space="preserve"> is as follows</w:t>
        </w:r>
      </w:ins>
    </w:p>
    <w:p w14:paraId="4FDAB99C" w14:textId="4C4E0E2E" w:rsidR="00643A2D" w:rsidRPr="00014942" w:rsidRDefault="00643A2D">
      <w:pPr>
        <w:pStyle w:val="ab"/>
        <w:numPr>
          <w:ilvl w:val="0"/>
          <w:numId w:val="7"/>
        </w:numPr>
        <w:ind w:leftChars="0"/>
        <w:rPr>
          <w:ins w:id="20" w:author="Kim DaeHan" w:date="2022-08-15T14:58:00Z"/>
          <w:rFonts w:ascii="Times New Roman" w:hAnsi="Times New Roman" w:cs="Times New Roman"/>
          <w:color w:val="000000"/>
          <w:sz w:val="22"/>
          <w:shd w:val="clear" w:color="auto" w:fill="FDFDFD"/>
          <w:rPrChange w:id="21" w:author="Kim DaeHan" w:date="2022-08-15T15:03:00Z">
            <w:rPr>
              <w:ins w:id="22" w:author="Kim DaeHan" w:date="2022-08-15T14:58:00Z"/>
              <w:rFonts w:ascii="Times New Roman" w:hAnsi="Times New Roman" w:cs="Times New Roman"/>
              <w:color w:val="000000"/>
              <w:sz w:val="24"/>
              <w:szCs w:val="24"/>
              <w:shd w:val="clear" w:color="auto" w:fill="FDFDFD"/>
            </w:rPr>
          </w:rPrChange>
        </w:rPr>
        <w:pPrChange w:id="23" w:author="Kim DaeHan" w:date="2022-08-15T15:03:00Z">
          <w:pPr/>
        </w:pPrChange>
      </w:pPr>
      <w:proofErr w:type="spellStart"/>
      <w:ins w:id="24" w:author="Kim DaeHan" w:date="2022-08-15T14:59:00Z">
        <w:r w:rsidRPr="00014942">
          <w:rPr>
            <w:rFonts w:ascii="Times New Roman" w:hAnsi="Times New Roman" w:cs="Times New Roman"/>
            <w:color w:val="000000"/>
            <w:sz w:val="22"/>
            <w:shd w:val="clear" w:color="auto" w:fill="FDFDFD"/>
            <w:rPrChange w:id="25" w:author="Kim DaeHan" w:date="2022-08-15T15:03:00Z">
              <w:rPr>
                <w:rFonts w:ascii="Helvetica" w:hAnsi="Helvetica" w:cs="Helvetica"/>
                <w:color w:val="000000"/>
                <w:sz w:val="27"/>
                <w:szCs w:val="27"/>
                <w:shd w:val="clear" w:color="auto" w:fill="FDFDFD"/>
              </w:rPr>
            </w:rPrChange>
          </w:rPr>
          <w:t>LCA</w:t>
        </w:r>
        <w:proofErr w:type="spellEnd"/>
        <w:r w:rsidRPr="00014942">
          <w:rPr>
            <w:rFonts w:ascii="Times New Roman" w:hAnsi="Times New Roman" w:cs="Times New Roman"/>
            <w:color w:val="000000"/>
            <w:sz w:val="22"/>
            <w:shd w:val="clear" w:color="auto" w:fill="FDFDFD"/>
            <w:rPrChange w:id="26" w:author="Kim DaeHan" w:date="2022-08-15T15:03:00Z">
              <w:rPr>
                <w:rFonts w:ascii="Helvetica" w:hAnsi="Helvetica" w:cs="Helvetica"/>
                <w:color w:val="000000"/>
                <w:sz w:val="27"/>
                <w:szCs w:val="27"/>
                <w:shd w:val="clear" w:color="auto" w:fill="FDFDFD"/>
              </w:rPr>
            </w:rPrChange>
          </w:rPr>
          <w:t xml:space="preserve"> stands for ‘</w:t>
        </w:r>
        <w:r w:rsidRPr="00014942">
          <w:rPr>
            <w:rFonts w:ascii="Times New Roman" w:hAnsi="Times New Roman" w:cs="Times New Roman"/>
            <w:i/>
            <w:iCs/>
            <w:color w:val="000000"/>
            <w:sz w:val="22"/>
            <w:shd w:val="clear" w:color="auto" w:fill="FDFDFD"/>
            <w:rPrChange w:id="27" w:author="Kim DaeHan" w:date="2022-08-15T15:03:00Z">
              <w:rPr>
                <w:rFonts w:ascii="Helvetica" w:hAnsi="Helvetica" w:cs="Helvetica"/>
                <w:color w:val="000000"/>
                <w:sz w:val="27"/>
                <w:szCs w:val="27"/>
                <w:shd w:val="clear" w:color="auto" w:fill="FDFDFD"/>
              </w:rPr>
            </w:rPrChange>
          </w:rPr>
          <w:t>Labor Condition Application</w:t>
        </w:r>
        <w:r w:rsidRPr="00014942">
          <w:rPr>
            <w:rFonts w:ascii="Times New Roman" w:hAnsi="Times New Roman" w:cs="Times New Roman"/>
            <w:color w:val="000000"/>
            <w:sz w:val="22"/>
            <w:shd w:val="clear" w:color="auto" w:fill="FDFDFD"/>
            <w:rPrChange w:id="28" w:author="Kim DaeHan" w:date="2022-08-15T15:03:00Z">
              <w:rPr>
                <w:rFonts w:ascii="Helvetica" w:hAnsi="Helvetica" w:cs="Helvetica"/>
                <w:color w:val="000000"/>
                <w:sz w:val="27"/>
                <w:szCs w:val="27"/>
                <w:shd w:val="clear" w:color="auto" w:fill="FDFDFD"/>
              </w:rPr>
            </w:rPrChange>
          </w:rPr>
          <w:t xml:space="preserve">’ and refers to the application of a U.S. business operator on behalf of a foreign national when a specific type of non-immigrant applies for a work visa. Employers generally have to submit an </w:t>
        </w:r>
        <w:proofErr w:type="spellStart"/>
        <w:r w:rsidRPr="00014942">
          <w:rPr>
            <w:rFonts w:ascii="Times New Roman" w:hAnsi="Times New Roman" w:cs="Times New Roman"/>
            <w:color w:val="000000"/>
            <w:sz w:val="22"/>
            <w:shd w:val="clear" w:color="auto" w:fill="FDFDFD"/>
            <w:rPrChange w:id="29" w:author="Kim DaeHan" w:date="2022-08-15T15:03:00Z">
              <w:rPr>
                <w:rFonts w:ascii="Helvetica" w:hAnsi="Helvetica" w:cs="Helvetica"/>
                <w:color w:val="000000"/>
                <w:sz w:val="27"/>
                <w:szCs w:val="27"/>
                <w:shd w:val="clear" w:color="auto" w:fill="FDFDFD"/>
              </w:rPr>
            </w:rPrChange>
          </w:rPr>
          <w:t>LCA</w:t>
        </w:r>
        <w:proofErr w:type="spellEnd"/>
        <w:r w:rsidRPr="00014942">
          <w:rPr>
            <w:rFonts w:ascii="Times New Roman" w:hAnsi="Times New Roman" w:cs="Times New Roman"/>
            <w:color w:val="000000"/>
            <w:sz w:val="22"/>
            <w:shd w:val="clear" w:color="auto" w:fill="FDFDFD"/>
            <w:rPrChange w:id="30" w:author="Kim DaeHan" w:date="2022-08-15T15:03:00Z">
              <w:rPr>
                <w:rFonts w:ascii="Helvetica" w:hAnsi="Helvetica" w:cs="Helvetica"/>
                <w:color w:val="000000"/>
                <w:sz w:val="27"/>
                <w:szCs w:val="27"/>
                <w:shd w:val="clear" w:color="auto" w:fill="FDFDFD"/>
              </w:rPr>
            </w:rPrChange>
          </w:rPr>
          <w:t xml:space="preserve"> before hiring an employee with H-</w:t>
        </w:r>
        <w:proofErr w:type="spellStart"/>
        <w:r w:rsidRPr="00014942">
          <w:rPr>
            <w:rFonts w:ascii="Times New Roman" w:hAnsi="Times New Roman" w:cs="Times New Roman"/>
            <w:color w:val="000000"/>
            <w:sz w:val="22"/>
            <w:shd w:val="clear" w:color="auto" w:fill="FDFDFD"/>
            <w:rPrChange w:id="31" w:author="Kim DaeHan" w:date="2022-08-15T15:03:00Z">
              <w:rPr>
                <w:rFonts w:ascii="Helvetica" w:hAnsi="Helvetica" w:cs="Helvetica"/>
                <w:color w:val="000000"/>
                <w:sz w:val="27"/>
                <w:szCs w:val="27"/>
                <w:shd w:val="clear" w:color="auto" w:fill="FDFDFD"/>
              </w:rPr>
            </w:rPrChange>
          </w:rPr>
          <w:t>1B</w:t>
        </w:r>
        <w:proofErr w:type="spellEnd"/>
        <w:r w:rsidRPr="00014942">
          <w:rPr>
            <w:rFonts w:ascii="Times New Roman" w:hAnsi="Times New Roman" w:cs="Times New Roman"/>
            <w:color w:val="000000"/>
            <w:sz w:val="22"/>
            <w:shd w:val="clear" w:color="auto" w:fill="FDFDFD"/>
            <w:rPrChange w:id="32" w:author="Kim DaeHan" w:date="2022-08-15T15:03:00Z">
              <w:rPr>
                <w:rFonts w:ascii="Helvetica" w:hAnsi="Helvetica" w:cs="Helvetica"/>
                <w:color w:val="000000"/>
                <w:sz w:val="27"/>
                <w:szCs w:val="27"/>
                <w:shd w:val="clear" w:color="auto" w:fill="FDFDFD"/>
              </w:rPr>
            </w:rPrChange>
          </w:rPr>
          <w:t>, E-3, etc.</w:t>
        </w:r>
      </w:ins>
    </w:p>
    <w:p w14:paraId="55B8D85F" w14:textId="27DB4929" w:rsidR="00643A2D" w:rsidRPr="00014942" w:rsidRDefault="00014942">
      <w:pPr>
        <w:pStyle w:val="ab"/>
        <w:numPr>
          <w:ilvl w:val="0"/>
          <w:numId w:val="7"/>
        </w:numPr>
        <w:ind w:leftChars="0"/>
        <w:rPr>
          <w:ins w:id="33" w:author="Kim DaeHan" w:date="2022-08-15T14:58:00Z"/>
          <w:rFonts w:ascii="Times New Roman" w:hAnsi="Times New Roman" w:cs="Times New Roman"/>
          <w:color w:val="000000"/>
          <w:sz w:val="22"/>
          <w:shd w:val="clear" w:color="auto" w:fill="FDFDFD"/>
          <w:rPrChange w:id="34" w:author="Kim DaeHan" w:date="2022-08-15T15:03:00Z">
            <w:rPr>
              <w:ins w:id="35" w:author="Kim DaeHan" w:date="2022-08-15T14:58:00Z"/>
              <w:rFonts w:ascii="Times New Roman" w:hAnsi="Times New Roman" w:cs="Times New Roman"/>
              <w:color w:val="000000"/>
              <w:sz w:val="24"/>
              <w:szCs w:val="24"/>
              <w:shd w:val="clear" w:color="auto" w:fill="FDFDFD"/>
            </w:rPr>
          </w:rPrChange>
        </w:rPr>
        <w:pPrChange w:id="36" w:author="Kim DaeHan" w:date="2022-08-15T15:03:00Z">
          <w:pPr/>
        </w:pPrChange>
      </w:pPr>
      <w:ins w:id="37" w:author="Kim DaeHan" w:date="2022-08-15T15:01:00Z">
        <w:r w:rsidRPr="00014942">
          <w:rPr>
            <w:rFonts w:ascii="Times New Roman" w:hAnsi="Times New Roman" w:cs="Times New Roman"/>
            <w:color w:val="000000"/>
            <w:sz w:val="22"/>
            <w:shd w:val="clear" w:color="auto" w:fill="FDFDFD"/>
            <w:rPrChange w:id="38" w:author="Kim DaeHan" w:date="2022-08-15T15:03:00Z">
              <w:rPr>
                <w:shd w:val="clear" w:color="auto" w:fill="FDFDFD"/>
              </w:rPr>
            </w:rPrChange>
          </w:rPr>
          <w:t xml:space="preserve">PW stands for </w:t>
        </w:r>
        <w:r w:rsidRPr="00014942">
          <w:rPr>
            <w:rFonts w:ascii="Times New Roman" w:hAnsi="Times New Roman" w:cs="Times New Roman"/>
            <w:i/>
            <w:iCs/>
            <w:color w:val="000000"/>
            <w:sz w:val="22"/>
            <w:shd w:val="clear" w:color="auto" w:fill="FDFDFD"/>
            <w:rPrChange w:id="39" w:author="Kim DaeHan" w:date="2022-08-15T15:03:00Z">
              <w:rPr>
                <w:rFonts w:ascii="Times New Roman" w:hAnsi="Times New Roman" w:cs="Times New Roman"/>
                <w:color w:val="000000"/>
                <w:sz w:val="22"/>
                <w:shd w:val="clear" w:color="auto" w:fill="FDFDFD"/>
              </w:rPr>
            </w:rPrChange>
          </w:rPr>
          <w:t>‘</w:t>
        </w:r>
      </w:ins>
      <w:ins w:id="40" w:author="Kim DaeHan" w:date="2022-08-15T15:00:00Z">
        <w:r w:rsidR="00643A2D" w:rsidRPr="00014942">
          <w:rPr>
            <w:rFonts w:ascii="Times New Roman" w:hAnsi="Times New Roman" w:cs="Times New Roman"/>
            <w:i/>
            <w:iCs/>
            <w:color w:val="000000"/>
            <w:sz w:val="22"/>
            <w:shd w:val="clear" w:color="auto" w:fill="FDFDFD"/>
            <w:rPrChange w:id="41" w:author="Kim DaeHan" w:date="2022-08-15T15:03:00Z">
              <w:rPr>
                <w:rFonts w:ascii="Helvetica" w:hAnsi="Helvetica" w:cs="Helvetica"/>
                <w:color w:val="000000"/>
                <w:sz w:val="27"/>
                <w:szCs w:val="27"/>
                <w:shd w:val="clear" w:color="auto" w:fill="FDFDFD"/>
              </w:rPr>
            </w:rPrChange>
          </w:rPr>
          <w:t>Prevailing Wages</w:t>
        </w:r>
      </w:ins>
      <w:ins w:id="42" w:author="Kim DaeHan" w:date="2022-08-15T15:02:00Z">
        <w:r w:rsidRPr="00014942">
          <w:rPr>
            <w:rFonts w:ascii="Times New Roman" w:hAnsi="Times New Roman" w:cs="Times New Roman"/>
            <w:i/>
            <w:iCs/>
            <w:color w:val="000000"/>
            <w:sz w:val="22"/>
            <w:shd w:val="clear" w:color="auto" w:fill="FDFDFD"/>
            <w:rPrChange w:id="43" w:author="Kim DaeHan" w:date="2022-08-15T15:03:00Z">
              <w:rPr>
                <w:rFonts w:ascii="Times New Roman" w:hAnsi="Times New Roman" w:cs="Times New Roman"/>
                <w:color w:val="000000"/>
                <w:sz w:val="22"/>
                <w:shd w:val="clear" w:color="auto" w:fill="FDFDFD"/>
              </w:rPr>
            </w:rPrChange>
          </w:rPr>
          <w:t>’</w:t>
        </w:r>
      </w:ins>
      <w:ins w:id="44" w:author="Kim DaeHan" w:date="2022-08-15T15:00:00Z">
        <w:r w:rsidR="00643A2D" w:rsidRPr="00014942">
          <w:rPr>
            <w:rFonts w:ascii="Times New Roman" w:hAnsi="Times New Roman" w:cs="Times New Roman"/>
            <w:color w:val="000000"/>
            <w:sz w:val="22"/>
            <w:shd w:val="clear" w:color="auto" w:fill="FDFDFD"/>
            <w:rPrChange w:id="45" w:author="Kim DaeHan" w:date="2022-08-15T15:03:00Z">
              <w:rPr>
                <w:rFonts w:ascii="Helvetica" w:hAnsi="Helvetica" w:cs="Helvetica"/>
                <w:color w:val="000000"/>
                <w:sz w:val="27"/>
                <w:szCs w:val="27"/>
                <w:shd w:val="clear" w:color="auto" w:fill="FDFDFD"/>
              </w:rPr>
            </w:rPrChange>
          </w:rPr>
          <w:t xml:space="preserve"> </w:t>
        </w:r>
      </w:ins>
      <w:ins w:id="46" w:author="Kim DaeHan" w:date="2022-08-15T15:02:00Z">
        <w:r w:rsidRPr="00014942">
          <w:rPr>
            <w:rFonts w:ascii="Times New Roman" w:hAnsi="Times New Roman" w:cs="Times New Roman"/>
            <w:color w:val="000000"/>
            <w:sz w:val="22"/>
            <w:shd w:val="clear" w:color="auto" w:fill="FDFDFD"/>
            <w:rPrChange w:id="47" w:author="Kim DaeHan" w:date="2022-08-15T15:03:00Z">
              <w:rPr>
                <w:shd w:val="clear" w:color="auto" w:fill="FDFDFD"/>
              </w:rPr>
            </w:rPrChange>
          </w:rPr>
          <w:t xml:space="preserve">and </w:t>
        </w:r>
      </w:ins>
      <w:ins w:id="48" w:author="Kim DaeHan" w:date="2022-08-15T15:00:00Z">
        <w:r w:rsidR="00643A2D" w:rsidRPr="00014942">
          <w:rPr>
            <w:rFonts w:ascii="Times New Roman" w:hAnsi="Times New Roman" w:cs="Times New Roman"/>
            <w:color w:val="000000"/>
            <w:sz w:val="22"/>
            <w:shd w:val="clear" w:color="auto" w:fill="FDFDFD"/>
            <w:rPrChange w:id="49" w:author="Kim DaeHan" w:date="2022-08-15T15:03:00Z">
              <w:rPr>
                <w:rFonts w:ascii="Helvetica" w:hAnsi="Helvetica" w:cs="Helvetica"/>
                <w:color w:val="000000"/>
                <w:sz w:val="27"/>
                <w:szCs w:val="27"/>
                <w:shd w:val="clear" w:color="auto" w:fill="FDFDFD"/>
              </w:rPr>
            </w:rPrChange>
          </w:rPr>
          <w:t>is to set the minimum wage by region and occupation to protect the labor force of Americans in their own country and to protect the unemployment rate. The reason for the existence of PW is of great significance to preventing the adverse impact on the U.S. workforce market by guaranteeing the same level of salary that U.S. employers pay to U.S. workers when hiring foreigners</w:t>
        </w:r>
      </w:ins>
    </w:p>
    <w:p w14:paraId="532C4B6B" w14:textId="2E715BC0" w:rsidR="00643A2D" w:rsidRPr="00014942" w:rsidRDefault="00643A2D">
      <w:pPr>
        <w:pStyle w:val="ab"/>
        <w:numPr>
          <w:ilvl w:val="0"/>
          <w:numId w:val="7"/>
        </w:numPr>
        <w:ind w:leftChars="0"/>
        <w:rPr>
          <w:ins w:id="50" w:author="Kim DaeHan" w:date="2022-08-15T14:57:00Z"/>
          <w:rFonts w:ascii="Times New Roman" w:hAnsi="Times New Roman" w:cs="Times New Roman"/>
          <w:color w:val="000000"/>
          <w:sz w:val="22"/>
          <w:shd w:val="clear" w:color="auto" w:fill="FDFDFD"/>
          <w:rPrChange w:id="51" w:author="Kim DaeHan" w:date="2022-08-15T15:03:00Z">
            <w:rPr>
              <w:ins w:id="52" w:author="Kim DaeHan" w:date="2022-08-15T14:57:00Z"/>
              <w:shd w:val="clear" w:color="auto" w:fill="FDFDFD"/>
            </w:rPr>
          </w:rPrChange>
        </w:rPr>
        <w:pPrChange w:id="53" w:author="Kim DaeHan" w:date="2022-08-15T15:03:00Z">
          <w:pPr/>
        </w:pPrChange>
      </w:pPr>
      <w:ins w:id="54" w:author="Kim DaeHan" w:date="2022-08-15T14:58:00Z">
        <w:r w:rsidRPr="00643A2D">
          <w:rPr>
            <w:rFonts w:ascii="Times New Roman" w:hAnsi="Times New Roman" w:cs="Times New Roman"/>
            <w:color w:val="000000"/>
            <w:sz w:val="22"/>
            <w:shd w:val="clear" w:color="auto" w:fill="FDFDFD"/>
            <w:rPrChange w:id="55" w:author="Kim DaeHan" w:date="2022-08-15T15:01:00Z">
              <w:rPr>
                <w:shd w:val="clear" w:color="auto" w:fill="FDFDFD"/>
              </w:rPr>
            </w:rPrChange>
          </w:rPr>
          <w:t>PERM</w:t>
        </w:r>
      </w:ins>
      <w:ins w:id="56" w:author="Kim DaeHan" w:date="2022-08-15T15:00:00Z">
        <w:r w:rsidRPr="00014942">
          <w:rPr>
            <w:rFonts w:ascii="Times New Roman" w:hAnsi="Times New Roman" w:cs="Times New Roman"/>
            <w:color w:val="000000"/>
            <w:sz w:val="22"/>
            <w:shd w:val="clear" w:color="auto" w:fill="FDFDFD"/>
            <w:rPrChange w:id="57" w:author="Kim DaeHan" w:date="2022-08-15T15:03:00Z">
              <w:rPr>
                <w:rFonts w:ascii="Helvetica" w:hAnsi="Helvetica" w:cs="Helvetica"/>
                <w:color w:val="000000"/>
                <w:sz w:val="27"/>
                <w:szCs w:val="27"/>
                <w:shd w:val="clear" w:color="auto" w:fill="FDFDFD"/>
              </w:rPr>
            </w:rPrChange>
          </w:rPr>
          <w:t xml:space="preserve"> stands for </w:t>
        </w:r>
      </w:ins>
      <w:ins w:id="58" w:author="Kim DaeHan" w:date="2022-08-15T15:02:00Z">
        <w:r w:rsidR="00014942" w:rsidRPr="00014942">
          <w:rPr>
            <w:rFonts w:ascii="Times New Roman" w:hAnsi="Times New Roman" w:cs="Times New Roman"/>
            <w:i/>
            <w:iCs/>
            <w:color w:val="000000"/>
            <w:sz w:val="22"/>
            <w:shd w:val="clear" w:color="auto" w:fill="FDFDFD"/>
            <w:rPrChange w:id="59" w:author="Kim DaeHan" w:date="2022-08-15T15:03:00Z">
              <w:rPr>
                <w:rFonts w:ascii="Times New Roman" w:hAnsi="Times New Roman" w:cs="Times New Roman"/>
                <w:color w:val="000000"/>
                <w:sz w:val="22"/>
                <w:shd w:val="clear" w:color="auto" w:fill="FDFDFD"/>
              </w:rPr>
            </w:rPrChange>
          </w:rPr>
          <w:t>‘</w:t>
        </w:r>
      </w:ins>
      <w:ins w:id="60" w:author="Kim DaeHan" w:date="2022-08-15T15:00:00Z">
        <w:r w:rsidRPr="00014942">
          <w:rPr>
            <w:rFonts w:ascii="Times New Roman" w:hAnsi="Times New Roman" w:cs="Times New Roman"/>
            <w:i/>
            <w:iCs/>
            <w:color w:val="000000"/>
            <w:sz w:val="22"/>
            <w:shd w:val="clear" w:color="auto" w:fill="FDFDFD"/>
            <w:rPrChange w:id="61" w:author="Kim DaeHan" w:date="2022-08-15T15:03:00Z">
              <w:rPr>
                <w:rFonts w:ascii="Helvetica" w:hAnsi="Helvetica" w:cs="Helvetica"/>
                <w:color w:val="000000"/>
                <w:sz w:val="27"/>
                <w:szCs w:val="27"/>
                <w:shd w:val="clear" w:color="auto" w:fill="FDFDFD"/>
              </w:rPr>
            </w:rPrChange>
          </w:rPr>
          <w:t>Program Electronic Review Management</w:t>
        </w:r>
      </w:ins>
      <w:ins w:id="62" w:author="Kim DaeHan" w:date="2022-08-15T15:03:00Z">
        <w:r w:rsidR="00014942" w:rsidRPr="00014942">
          <w:rPr>
            <w:rFonts w:ascii="Times New Roman" w:hAnsi="Times New Roman" w:cs="Times New Roman"/>
            <w:i/>
            <w:iCs/>
            <w:color w:val="000000"/>
            <w:sz w:val="22"/>
            <w:shd w:val="clear" w:color="auto" w:fill="FDFDFD"/>
            <w:rPrChange w:id="63" w:author="Kim DaeHan" w:date="2022-08-15T15:03:00Z">
              <w:rPr>
                <w:rFonts w:ascii="Times New Roman" w:hAnsi="Times New Roman" w:cs="Times New Roman"/>
                <w:color w:val="000000"/>
                <w:sz w:val="22"/>
                <w:shd w:val="clear" w:color="auto" w:fill="FDFDFD"/>
              </w:rPr>
            </w:rPrChange>
          </w:rPr>
          <w:t>’</w:t>
        </w:r>
      </w:ins>
      <w:ins w:id="64" w:author="Kim DaeHan" w:date="2022-08-15T15:00:00Z">
        <w:r w:rsidRPr="00014942">
          <w:rPr>
            <w:rFonts w:ascii="Times New Roman" w:hAnsi="Times New Roman" w:cs="Times New Roman"/>
            <w:color w:val="000000"/>
            <w:sz w:val="22"/>
            <w:shd w:val="clear" w:color="auto" w:fill="FDFDFD"/>
            <w:rPrChange w:id="65" w:author="Kim DaeHan" w:date="2022-08-15T15:03:00Z">
              <w:rPr>
                <w:rFonts w:ascii="Helvetica" w:hAnsi="Helvetica" w:cs="Helvetica"/>
                <w:color w:val="000000"/>
                <w:sz w:val="27"/>
                <w:szCs w:val="27"/>
                <w:shd w:val="clear" w:color="auto" w:fill="FDFDFD"/>
              </w:rPr>
            </w:rPrChange>
          </w:rPr>
          <w:t>, which refers to a system in which the U.S. Labor Office computerizes Labor Certification management and manages and supervises it online.</w:t>
        </w:r>
      </w:ins>
      <w:ins w:id="66" w:author="Kim DaeHan" w:date="2022-08-15T15:03:00Z">
        <w:r w:rsidR="00014942" w:rsidRPr="00014942">
          <w:rPr>
            <w:rFonts w:ascii="Times New Roman" w:hAnsi="Times New Roman" w:cs="Times New Roman"/>
            <w:color w:val="000000"/>
            <w:sz w:val="22"/>
            <w:rPrChange w:id="67" w:author="Kim DaeHan" w:date="2022-08-15T15:03:00Z">
              <w:rPr/>
            </w:rPrChange>
          </w:rPr>
          <w:t xml:space="preserve"> </w:t>
        </w:r>
      </w:ins>
    </w:p>
    <w:p w14:paraId="463D995D" w14:textId="40AAC36D" w:rsidR="00643A2D" w:rsidRPr="00AA7C65" w:rsidDel="00AA7C65" w:rsidRDefault="00AA7C65" w:rsidP="000B55B5">
      <w:pPr>
        <w:rPr>
          <w:del w:id="68" w:author="Kim DaeHan" w:date="2022-08-15T15:10:00Z"/>
          <w:rFonts w:ascii="Times New Roman" w:hAnsi="Times New Roman" w:cs="Times New Roman"/>
          <w:color w:val="000000"/>
          <w:sz w:val="24"/>
          <w:szCs w:val="24"/>
          <w:shd w:val="clear" w:color="auto" w:fill="FDFDFD"/>
        </w:rPr>
      </w:pPr>
      <w:ins w:id="69" w:author="Kim DaeHan" w:date="2022-08-15T15:10:00Z">
        <w:r w:rsidRPr="00AA7C65">
          <w:rPr>
            <w:rFonts w:ascii="Times New Roman" w:hAnsi="Times New Roman" w:cs="Times New Roman"/>
            <w:color w:val="000000"/>
            <w:sz w:val="24"/>
            <w:szCs w:val="24"/>
            <w:shd w:val="clear" w:color="auto" w:fill="FDFDFD"/>
            <w:rPrChange w:id="70" w:author="Kim DaeHan" w:date="2022-08-15T15:10:00Z">
              <w:rPr>
                <w:rFonts w:ascii="Helvetica" w:hAnsi="Helvetica" w:cs="Helvetica"/>
                <w:color w:val="000000"/>
                <w:sz w:val="27"/>
                <w:szCs w:val="27"/>
                <w:shd w:val="clear" w:color="auto" w:fill="FDFDFD"/>
              </w:rPr>
            </w:rPrChange>
          </w:rPr>
          <w:t>EDA was conducted through each dataset, and significant data were extracted based on this. Basically, in the case of PW, it was analyzed based on annual salary, and it was not included in the case of Expired data on the document. In the case of VISA, all types of visas were included for the overall analysis, most of which were dominated by H-</w:t>
        </w:r>
        <w:proofErr w:type="spellStart"/>
        <w:r w:rsidRPr="00AA7C65">
          <w:rPr>
            <w:rFonts w:ascii="Times New Roman" w:hAnsi="Times New Roman" w:cs="Times New Roman"/>
            <w:color w:val="000000"/>
            <w:sz w:val="24"/>
            <w:szCs w:val="24"/>
            <w:shd w:val="clear" w:color="auto" w:fill="FDFDFD"/>
            <w:rPrChange w:id="71" w:author="Kim DaeHan" w:date="2022-08-15T15:10:00Z">
              <w:rPr>
                <w:rFonts w:ascii="Helvetica" w:hAnsi="Helvetica" w:cs="Helvetica"/>
                <w:color w:val="000000"/>
                <w:sz w:val="27"/>
                <w:szCs w:val="27"/>
                <w:shd w:val="clear" w:color="auto" w:fill="FDFDFD"/>
              </w:rPr>
            </w:rPrChange>
          </w:rPr>
          <w:t>1B</w:t>
        </w:r>
        <w:proofErr w:type="spellEnd"/>
        <w:r w:rsidRPr="00AA7C65">
          <w:rPr>
            <w:rFonts w:ascii="Times New Roman" w:hAnsi="Times New Roman" w:cs="Times New Roman"/>
            <w:color w:val="000000"/>
            <w:sz w:val="24"/>
            <w:szCs w:val="24"/>
            <w:shd w:val="clear" w:color="auto" w:fill="FDFDFD"/>
            <w:rPrChange w:id="72" w:author="Kim DaeHan" w:date="2022-08-15T15:10:00Z">
              <w:rPr>
                <w:rFonts w:ascii="Helvetica" w:hAnsi="Helvetica" w:cs="Helvetica"/>
                <w:color w:val="000000"/>
                <w:sz w:val="27"/>
                <w:szCs w:val="27"/>
                <w:shd w:val="clear" w:color="auto" w:fill="FDFDFD"/>
              </w:rPr>
            </w:rPrChange>
          </w:rPr>
          <w:t>.</w:t>
        </w:r>
      </w:ins>
    </w:p>
    <w:p w14:paraId="2204B99D" w14:textId="77777777" w:rsidR="00D37384" w:rsidRPr="0018043C" w:rsidRDefault="00D37384" w:rsidP="000B55B5">
      <w:pPr>
        <w:rPr>
          <w:rFonts w:ascii="Times New Roman" w:hAnsi="Times New Roman" w:cs="Times New Roman"/>
          <w:b/>
          <w:bCs/>
        </w:rPr>
      </w:pPr>
    </w:p>
    <w:p w14:paraId="59A90F0D" w14:textId="3630D228" w:rsidR="000B55B5" w:rsidRPr="003469C6" w:rsidRDefault="00831F7D" w:rsidP="000B55B5">
      <w:pPr>
        <w:pStyle w:val="ab"/>
        <w:numPr>
          <w:ilvl w:val="0"/>
          <w:numId w:val="2"/>
        </w:numPr>
        <w:ind w:leftChars="0"/>
        <w:rPr>
          <w:rFonts w:ascii="Times New Roman" w:hAnsi="Times New Roman" w:cs="Times New Roman"/>
          <w:b/>
          <w:bCs/>
          <w:sz w:val="28"/>
          <w:szCs w:val="28"/>
        </w:rPr>
      </w:pPr>
      <w:ins w:id="73" w:author="Kim DaeHan" w:date="2022-08-15T15:12:00Z">
        <w:r>
          <w:rPr>
            <w:rFonts w:ascii="Times New Roman" w:hAnsi="Times New Roman" w:cs="Times New Roman"/>
            <w:b/>
            <w:bCs/>
            <w:sz w:val="28"/>
            <w:szCs w:val="28"/>
          </w:rPr>
          <w:lastRenderedPageBreak/>
          <w:t xml:space="preserve"> </w:t>
        </w:r>
      </w:ins>
      <w:proofErr w:type="gramStart"/>
      <w:r w:rsidR="000B55B5">
        <w:rPr>
          <w:rFonts w:ascii="Times New Roman" w:hAnsi="Times New Roman" w:cs="Times New Roman" w:hint="eastAsia"/>
          <w:b/>
          <w:bCs/>
          <w:sz w:val="28"/>
          <w:szCs w:val="28"/>
        </w:rPr>
        <w:t>O</w:t>
      </w:r>
      <w:r w:rsidR="000B55B5">
        <w:rPr>
          <w:rFonts w:ascii="Times New Roman" w:hAnsi="Times New Roman" w:cs="Times New Roman"/>
          <w:b/>
          <w:bCs/>
          <w:sz w:val="28"/>
          <w:szCs w:val="28"/>
        </w:rPr>
        <w:t>verall</w:t>
      </w:r>
      <w:proofErr w:type="gramEnd"/>
      <w:r w:rsidR="000B55B5">
        <w:rPr>
          <w:rFonts w:ascii="Times New Roman" w:hAnsi="Times New Roman" w:cs="Times New Roman"/>
          <w:b/>
          <w:bCs/>
          <w:sz w:val="28"/>
          <w:szCs w:val="28"/>
        </w:rPr>
        <w:t xml:space="preserve"> </w:t>
      </w:r>
      <w:ins w:id="74" w:author="Kim DaeHan" w:date="2022-08-15T01:15:00Z">
        <w:r w:rsidR="009246A7">
          <w:rPr>
            <w:rFonts w:ascii="Times New Roman" w:hAnsi="Times New Roman" w:cs="Times New Roman"/>
            <w:b/>
            <w:bCs/>
            <w:sz w:val="28"/>
            <w:szCs w:val="28"/>
          </w:rPr>
          <w:t xml:space="preserve">Job Market </w:t>
        </w:r>
      </w:ins>
      <w:r w:rsidR="000B55B5">
        <w:rPr>
          <w:rFonts w:ascii="Times New Roman" w:hAnsi="Times New Roman" w:cs="Times New Roman"/>
          <w:b/>
          <w:bCs/>
          <w:sz w:val="28"/>
          <w:szCs w:val="28"/>
        </w:rPr>
        <w:t>Trend</w:t>
      </w:r>
      <w:ins w:id="75" w:author="Kim DaeHan" w:date="2022-08-15T01:15:00Z">
        <w:r w:rsidR="009246A7">
          <w:rPr>
            <w:rFonts w:ascii="Times New Roman" w:hAnsi="Times New Roman" w:cs="Times New Roman"/>
            <w:b/>
            <w:bCs/>
            <w:sz w:val="28"/>
            <w:szCs w:val="28"/>
          </w:rPr>
          <w:t xml:space="preserve"> in USA</w:t>
        </w:r>
      </w:ins>
    </w:p>
    <w:p w14:paraId="704A0E49" w14:textId="569ED1D9" w:rsidR="000B55B5" w:rsidRPr="00235C72" w:rsidRDefault="0018043C" w:rsidP="0018043C">
      <w:pPr>
        <w:pStyle w:val="ab"/>
        <w:numPr>
          <w:ilvl w:val="0"/>
          <w:numId w:val="4"/>
        </w:numPr>
        <w:ind w:leftChars="0"/>
        <w:rPr>
          <w:rFonts w:ascii="Times New Roman" w:hAnsi="Times New Roman" w:cs="Times New Roman"/>
          <w:b/>
          <w:bCs/>
          <w:sz w:val="24"/>
          <w:szCs w:val="24"/>
        </w:rPr>
      </w:pPr>
      <w:r w:rsidRPr="00235C72">
        <w:rPr>
          <w:rFonts w:ascii="Times New Roman" w:hAnsi="Times New Roman" w:cs="Times New Roman"/>
          <w:b/>
          <w:bCs/>
          <w:sz w:val="24"/>
          <w:szCs w:val="24"/>
        </w:rPr>
        <w:t>Employee</w:t>
      </w:r>
      <w:del w:id="76" w:author="Kim DaeHan" w:date="2022-08-15T01:15:00Z">
        <w:r w:rsidRPr="00235C72" w:rsidDel="009246A7">
          <w:rPr>
            <w:rFonts w:ascii="Times New Roman" w:hAnsi="Times New Roman" w:cs="Times New Roman"/>
            <w:b/>
            <w:bCs/>
            <w:sz w:val="24"/>
            <w:szCs w:val="24"/>
          </w:rPr>
          <w:delText xml:space="preserve"> Trend</w:delText>
        </w:r>
        <w:r w:rsidR="00205854" w:rsidDel="009246A7">
          <w:rPr>
            <w:rFonts w:ascii="Times New Roman" w:hAnsi="Times New Roman" w:cs="Times New Roman"/>
            <w:b/>
            <w:bCs/>
            <w:sz w:val="24"/>
            <w:szCs w:val="24"/>
          </w:rPr>
          <w:delText>`</w:delText>
        </w:r>
      </w:del>
    </w:p>
    <w:p w14:paraId="2804C05B" w14:textId="48160CD6" w:rsidR="00F637E5" w:rsidRDefault="0018043C" w:rsidP="00F637E5">
      <w:pPr>
        <w:ind w:left="400"/>
        <w:rPr>
          <w:rFonts w:ascii="Times New Roman" w:hAnsi="Times New Roman" w:cs="Times New Roman"/>
          <w:b/>
          <w:bCs/>
          <w:sz w:val="24"/>
          <w:szCs w:val="24"/>
        </w:rPr>
      </w:pPr>
      <w:r w:rsidRPr="0018043C">
        <w:rPr>
          <w:rFonts w:ascii="Times New Roman" w:hAnsi="Times New Roman" w:cs="Times New Roman"/>
          <w:color w:val="000000"/>
          <w:sz w:val="24"/>
          <w:szCs w:val="24"/>
          <w:shd w:val="clear" w:color="auto" w:fill="FDFDFD"/>
        </w:rPr>
        <w:t>Identify the characteristics and trends of employees flowing into the U</w:t>
      </w:r>
      <w:ins w:id="77" w:author="Kim DaeHan" w:date="2022-08-15T15:12:00Z">
        <w:r w:rsidR="00831F7D">
          <w:rPr>
            <w:rFonts w:ascii="Times New Roman" w:hAnsi="Times New Roman" w:cs="Times New Roman"/>
            <w:color w:val="000000"/>
            <w:sz w:val="24"/>
            <w:szCs w:val="24"/>
            <w:shd w:val="clear" w:color="auto" w:fill="FDFDFD"/>
          </w:rPr>
          <w:t>.</w:t>
        </w:r>
      </w:ins>
      <w:del w:id="78" w:author="Kim DaeHan" w:date="2022-08-15T15:12:00Z">
        <w:r w:rsidRPr="0018043C" w:rsidDel="00831F7D">
          <w:rPr>
            <w:rFonts w:ascii="Times New Roman" w:hAnsi="Times New Roman" w:cs="Times New Roman"/>
            <w:color w:val="000000"/>
            <w:sz w:val="24"/>
            <w:szCs w:val="24"/>
            <w:shd w:val="clear" w:color="auto" w:fill="FDFDFD"/>
          </w:rPr>
          <w:delText xml:space="preserve">nited </w:delText>
        </w:r>
      </w:del>
      <w:r w:rsidRPr="0018043C">
        <w:rPr>
          <w:rFonts w:ascii="Times New Roman" w:hAnsi="Times New Roman" w:cs="Times New Roman"/>
          <w:color w:val="000000"/>
          <w:sz w:val="24"/>
          <w:szCs w:val="24"/>
          <w:shd w:val="clear" w:color="auto" w:fill="FDFDFD"/>
        </w:rPr>
        <w:t>S</w:t>
      </w:r>
      <w:ins w:id="79" w:author="Kim DaeHan" w:date="2022-08-15T15:12:00Z">
        <w:r w:rsidR="00831F7D">
          <w:rPr>
            <w:rFonts w:ascii="Times New Roman" w:hAnsi="Times New Roman" w:cs="Times New Roman"/>
            <w:color w:val="000000"/>
            <w:sz w:val="24"/>
            <w:szCs w:val="24"/>
            <w:shd w:val="clear" w:color="auto" w:fill="FDFDFD"/>
          </w:rPr>
          <w:t>.</w:t>
        </w:r>
      </w:ins>
      <w:del w:id="80" w:author="Kim DaeHan" w:date="2022-08-15T15:12:00Z">
        <w:r w:rsidRPr="0018043C" w:rsidDel="00831F7D">
          <w:rPr>
            <w:rFonts w:ascii="Times New Roman" w:hAnsi="Times New Roman" w:cs="Times New Roman"/>
            <w:color w:val="000000"/>
            <w:sz w:val="24"/>
            <w:szCs w:val="24"/>
            <w:shd w:val="clear" w:color="auto" w:fill="FDFDFD"/>
          </w:rPr>
          <w:delText>tates.</w:delText>
        </w:r>
      </w:del>
    </w:p>
    <w:p w14:paraId="5B12328A" w14:textId="36A24D16" w:rsidR="00F637E5" w:rsidRDefault="00F637E5" w:rsidP="00F637E5">
      <w:pPr>
        <w:pStyle w:val="ab"/>
        <w:numPr>
          <w:ilvl w:val="0"/>
          <w:numId w:val="5"/>
        </w:numPr>
        <w:ind w:leftChars="0"/>
        <w:rPr>
          <w:rFonts w:ascii="Times New Roman" w:hAnsi="Times New Roman" w:cs="Times New Roman"/>
          <w:b/>
          <w:bCs/>
          <w:sz w:val="24"/>
          <w:szCs w:val="24"/>
        </w:rPr>
      </w:pPr>
      <w:r>
        <w:rPr>
          <w:rFonts w:ascii="Times New Roman" w:hAnsi="Times New Roman" w:cs="Times New Roman"/>
          <w:b/>
          <w:bCs/>
          <w:sz w:val="24"/>
          <w:szCs w:val="24"/>
        </w:rPr>
        <w:t xml:space="preserve">Foreigner </w:t>
      </w:r>
      <w:r w:rsidRPr="00F637E5">
        <w:rPr>
          <w:rFonts w:ascii="Times New Roman" w:hAnsi="Times New Roman" w:cs="Times New Roman" w:hint="eastAsia"/>
          <w:b/>
          <w:bCs/>
          <w:sz w:val="24"/>
          <w:szCs w:val="24"/>
        </w:rPr>
        <w:t>E</w:t>
      </w:r>
      <w:r w:rsidRPr="00F637E5">
        <w:rPr>
          <w:rFonts w:ascii="Times New Roman" w:hAnsi="Times New Roman" w:cs="Times New Roman"/>
          <w:b/>
          <w:bCs/>
          <w:sz w:val="24"/>
          <w:szCs w:val="24"/>
        </w:rPr>
        <w:t>mployee Country Pie Chart</w:t>
      </w:r>
    </w:p>
    <w:p w14:paraId="52B21A1A" w14:textId="77777777" w:rsidR="00831F7D" w:rsidRDefault="00D15233">
      <w:pPr>
        <w:ind w:left="400"/>
        <w:jc w:val="center"/>
        <w:rPr>
          <w:ins w:id="81" w:author="Kim DaeHan" w:date="2022-08-15T15:12:00Z"/>
          <w:rFonts w:ascii="Times New Roman" w:hAnsi="Times New Roman" w:cs="Times New Roman"/>
          <w:color w:val="000000"/>
          <w:sz w:val="24"/>
          <w:szCs w:val="24"/>
          <w:shd w:val="clear" w:color="auto" w:fill="FDFDFD"/>
        </w:rPr>
        <w:pPrChange w:id="82" w:author="Kim DaeHan" w:date="2022-08-15T15:12:00Z">
          <w:pPr>
            <w:ind w:left="400"/>
          </w:pPr>
        </w:pPrChange>
      </w:pPr>
      <w:r>
        <w:rPr>
          <w:noProof/>
        </w:rPr>
        <w:drawing>
          <wp:inline distT="0" distB="0" distL="0" distR="0" wp14:anchorId="5702F1BB" wp14:editId="0EEBBD7D">
            <wp:extent cx="5186539" cy="406717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9379" cy="4069402"/>
                    </a:xfrm>
                    <a:prstGeom prst="rect">
                      <a:avLst/>
                    </a:prstGeom>
                    <a:noFill/>
                    <a:ln>
                      <a:noFill/>
                    </a:ln>
                  </pic:spPr>
                </pic:pic>
              </a:graphicData>
            </a:graphic>
          </wp:inline>
        </w:drawing>
      </w:r>
    </w:p>
    <w:p w14:paraId="4A96A749" w14:textId="3390BD12" w:rsidR="006827F2" w:rsidRPr="00831F7D" w:rsidRDefault="00F038E3">
      <w:pPr>
        <w:ind w:left="400"/>
        <w:rPr>
          <w:rFonts w:ascii="Times New Roman" w:hAnsi="Times New Roman" w:cs="Times New Roman"/>
          <w:b/>
          <w:bCs/>
          <w:sz w:val="24"/>
          <w:szCs w:val="24"/>
          <w:rPrChange w:id="83" w:author="Kim DaeHan" w:date="2022-08-15T15:12:00Z">
            <w:rPr>
              <w:b/>
              <w:bCs/>
            </w:rPr>
          </w:rPrChange>
        </w:rPr>
        <w:pPrChange w:id="84" w:author="Kim DaeHan" w:date="2022-08-15T15:12:00Z">
          <w:pPr>
            <w:pStyle w:val="ab"/>
            <w:numPr>
              <w:numId w:val="5"/>
            </w:numPr>
            <w:ind w:leftChars="0" w:left="760" w:hanging="360"/>
          </w:pPr>
        </w:pPrChange>
      </w:pPr>
      <w:r w:rsidRPr="00831F7D">
        <w:rPr>
          <w:rFonts w:ascii="Times New Roman" w:hAnsi="Times New Roman" w:cs="Times New Roman"/>
          <w:color w:val="000000"/>
          <w:sz w:val="24"/>
          <w:szCs w:val="24"/>
          <w:shd w:val="clear" w:color="auto" w:fill="FDFDFD"/>
          <w:rPrChange w:id="85" w:author="Kim DaeHan" w:date="2022-08-15T15:12:00Z">
            <w:rPr>
              <w:shd w:val="clear" w:color="auto" w:fill="FDFDFD"/>
            </w:rPr>
          </w:rPrChange>
        </w:rPr>
        <w:t xml:space="preserve">Out of 164 countries, </w:t>
      </w:r>
      <w:r w:rsidR="001C3A04" w:rsidRPr="00831F7D">
        <w:rPr>
          <w:rFonts w:ascii="Times New Roman" w:hAnsi="Times New Roman" w:cs="Times New Roman"/>
          <w:color w:val="000000"/>
          <w:sz w:val="24"/>
          <w:szCs w:val="24"/>
          <w:shd w:val="clear" w:color="auto" w:fill="FDFDFD"/>
          <w:rPrChange w:id="86" w:author="Kim DaeHan" w:date="2022-08-15T15:12:00Z">
            <w:rPr>
              <w:shd w:val="clear" w:color="auto" w:fill="FDFDFD"/>
            </w:rPr>
          </w:rPrChange>
        </w:rPr>
        <w:t>64% of foreign employees in the United States were Indians, followed by China with 13% and Korea with 2%. Since then, Philippines, Mexico, and Canada have followed in a similar ratio to Korea.</w:t>
      </w:r>
    </w:p>
    <w:p w14:paraId="1E910BC1" w14:textId="343BEB7A" w:rsidR="00DC3321" w:rsidRDefault="00F637E5" w:rsidP="00DC3321">
      <w:pPr>
        <w:pStyle w:val="ab"/>
        <w:numPr>
          <w:ilvl w:val="0"/>
          <w:numId w:val="5"/>
        </w:numPr>
        <w:ind w:leftChars="0"/>
        <w:rPr>
          <w:rFonts w:ascii="Times New Roman" w:hAnsi="Times New Roman" w:cs="Times New Roman"/>
          <w:b/>
          <w:bCs/>
          <w:color w:val="000000"/>
          <w:sz w:val="24"/>
          <w:szCs w:val="24"/>
          <w:shd w:val="clear" w:color="auto" w:fill="FDFDFD"/>
        </w:rPr>
      </w:pPr>
      <w:r>
        <w:rPr>
          <w:rFonts w:ascii="Times New Roman" w:hAnsi="Times New Roman" w:cs="Times New Roman"/>
          <w:b/>
          <w:bCs/>
          <w:color w:val="000000"/>
          <w:sz w:val="24"/>
          <w:szCs w:val="24"/>
          <w:shd w:val="clear" w:color="auto" w:fill="FDFDFD"/>
        </w:rPr>
        <w:t xml:space="preserve">Worksite Distribution </w:t>
      </w:r>
      <w:r w:rsidR="00DC3321">
        <w:rPr>
          <w:rFonts w:ascii="Times New Roman" w:hAnsi="Times New Roman" w:cs="Times New Roman"/>
          <w:b/>
          <w:bCs/>
          <w:color w:val="000000"/>
          <w:sz w:val="24"/>
          <w:szCs w:val="24"/>
          <w:shd w:val="clear" w:color="auto" w:fill="FDFDFD"/>
        </w:rPr>
        <w:t>of Foreigner Worker in USA</w:t>
      </w:r>
      <w:r w:rsidR="008C7AA4">
        <w:rPr>
          <w:rFonts w:ascii="Times New Roman" w:hAnsi="Times New Roman" w:cs="Times New Roman"/>
          <w:b/>
          <w:bCs/>
          <w:color w:val="000000"/>
          <w:sz w:val="24"/>
          <w:szCs w:val="24"/>
          <w:shd w:val="clear" w:color="auto" w:fill="FDFDFD"/>
        </w:rPr>
        <w:t xml:space="preserve"> </w:t>
      </w:r>
    </w:p>
    <w:p w14:paraId="56495F7A" w14:textId="7200EA05" w:rsidR="00DC3321" w:rsidRDefault="00E4147E" w:rsidP="00DC3321">
      <w:pPr>
        <w:ind w:left="400"/>
        <w:rPr>
          <w:rFonts w:ascii="Times New Roman" w:hAnsi="Times New Roman" w:cs="Times New Roman"/>
          <w:b/>
          <w:bCs/>
          <w:color w:val="000000"/>
          <w:sz w:val="24"/>
          <w:szCs w:val="24"/>
          <w:shd w:val="clear" w:color="auto" w:fill="FDFDFD"/>
        </w:rPr>
      </w:pPr>
      <w:r>
        <w:rPr>
          <w:noProof/>
        </w:rPr>
        <w:drawing>
          <wp:inline distT="0" distB="0" distL="0" distR="0" wp14:anchorId="256B8B2C" wp14:editId="61D34383">
            <wp:extent cx="5205778" cy="19240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5343" cy="1931281"/>
                    </a:xfrm>
                    <a:prstGeom prst="rect">
                      <a:avLst/>
                    </a:prstGeom>
                  </pic:spPr>
                </pic:pic>
              </a:graphicData>
            </a:graphic>
          </wp:inline>
        </w:drawing>
      </w:r>
    </w:p>
    <w:p w14:paraId="281EA89F" w14:textId="40DCAB72" w:rsidR="00DC3321" w:rsidRDefault="00A138FB" w:rsidP="00DC3321">
      <w:pPr>
        <w:ind w:left="400"/>
        <w:rPr>
          <w:rFonts w:ascii="Times New Roman" w:hAnsi="Times New Roman" w:cs="Times New Roman"/>
          <w:color w:val="000000"/>
          <w:sz w:val="24"/>
          <w:szCs w:val="24"/>
          <w:shd w:val="clear" w:color="auto" w:fill="FDFDFD"/>
        </w:rPr>
      </w:pPr>
      <w:r w:rsidRPr="00A138FB">
        <w:rPr>
          <w:rFonts w:ascii="Times New Roman" w:hAnsi="Times New Roman" w:cs="Times New Roman"/>
          <w:color w:val="000000"/>
          <w:sz w:val="24"/>
          <w:szCs w:val="24"/>
          <w:shd w:val="clear" w:color="auto" w:fill="FDFDFD"/>
        </w:rPr>
        <w:t>According to the data, California had the highest number of foreign workers at 21</w:t>
      </w:r>
      <w:r>
        <w:rPr>
          <w:rFonts w:ascii="Times New Roman" w:hAnsi="Times New Roman" w:cs="Times New Roman"/>
          <w:color w:val="000000"/>
          <w:sz w:val="24"/>
          <w:szCs w:val="24"/>
          <w:shd w:val="clear" w:color="auto" w:fill="FDFDFD"/>
        </w:rPr>
        <w:t xml:space="preserve">% </w:t>
      </w:r>
      <w:r w:rsidRPr="00A138FB">
        <w:rPr>
          <w:rFonts w:ascii="Times New Roman" w:hAnsi="Times New Roman" w:cs="Times New Roman"/>
          <w:color w:val="000000"/>
          <w:sz w:val="24"/>
          <w:szCs w:val="24"/>
          <w:shd w:val="clear" w:color="auto" w:fill="FDFDFD"/>
        </w:rPr>
        <w:t xml:space="preserve">of the </w:t>
      </w:r>
      <w:r w:rsidRPr="00A138FB">
        <w:rPr>
          <w:rFonts w:ascii="Times New Roman" w:hAnsi="Times New Roman" w:cs="Times New Roman"/>
          <w:color w:val="000000"/>
          <w:sz w:val="24"/>
          <w:szCs w:val="24"/>
          <w:shd w:val="clear" w:color="auto" w:fill="FDFDFD"/>
        </w:rPr>
        <w:lastRenderedPageBreak/>
        <w:t>total 57491 samples, followed by Texas at about 12</w:t>
      </w:r>
      <w:r>
        <w:rPr>
          <w:rFonts w:ascii="Times New Roman" w:hAnsi="Times New Roman" w:cs="Times New Roman"/>
          <w:color w:val="000000"/>
          <w:sz w:val="24"/>
          <w:szCs w:val="24"/>
          <w:shd w:val="clear" w:color="auto" w:fill="FDFDFD"/>
        </w:rPr>
        <w:t>%</w:t>
      </w:r>
      <w:r w:rsidRPr="00A138FB">
        <w:rPr>
          <w:rFonts w:ascii="Times New Roman" w:hAnsi="Times New Roman" w:cs="Times New Roman"/>
          <w:color w:val="000000"/>
          <w:sz w:val="24"/>
          <w:szCs w:val="24"/>
          <w:shd w:val="clear" w:color="auto" w:fill="FDFDFD"/>
        </w:rPr>
        <w:t>. It was followed by New York and Washington.</w:t>
      </w:r>
    </w:p>
    <w:p w14:paraId="6CAA0449" w14:textId="77777777" w:rsidR="008C7AA4" w:rsidRDefault="008C7AA4" w:rsidP="00DC3321">
      <w:pPr>
        <w:ind w:left="400"/>
        <w:rPr>
          <w:rFonts w:ascii="Times New Roman" w:hAnsi="Times New Roman" w:cs="Times New Roman"/>
          <w:color w:val="000000"/>
          <w:sz w:val="24"/>
          <w:szCs w:val="24"/>
          <w:shd w:val="clear" w:color="auto" w:fill="FDFDFD"/>
        </w:rPr>
      </w:pPr>
    </w:p>
    <w:p w14:paraId="62CD7A29" w14:textId="1C66F118" w:rsidR="008C7AA4" w:rsidRPr="008C7AA4" w:rsidRDefault="008C7AA4" w:rsidP="008C7AA4">
      <w:pPr>
        <w:pStyle w:val="ab"/>
        <w:numPr>
          <w:ilvl w:val="0"/>
          <w:numId w:val="5"/>
        </w:numPr>
        <w:ind w:leftChars="0"/>
        <w:rPr>
          <w:rFonts w:ascii="Times New Roman" w:hAnsi="Times New Roman" w:cs="Times New Roman"/>
          <w:color w:val="000000"/>
          <w:sz w:val="24"/>
          <w:szCs w:val="24"/>
          <w:shd w:val="clear" w:color="auto" w:fill="FDFDFD"/>
        </w:rPr>
      </w:pPr>
      <w:r>
        <w:rPr>
          <w:rFonts w:ascii="Times New Roman" w:hAnsi="Times New Roman" w:cs="Times New Roman"/>
          <w:b/>
          <w:bCs/>
          <w:color w:val="000000"/>
          <w:sz w:val="24"/>
          <w:szCs w:val="24"/>
          <w:shd w:val="clear" w:color="auto" w:fill="FDFDFD"/>
        </w:rPr>
        <w:t xml:space="preserve">Top 20 </w:t>
      </w:r>
      <w:r w:rsidRPr="008C7AA4">
        <w:rPr>
          <w:rFonts w:ascii="Times New Roman" w:hAnsi="Times New Roman" w:cs="Times New Roman" w:hint="eastAsia"/>
          <w:b/>
          <w:bCs/>
          <w:color w:val="000000"/>
          <w:sz w:val="24"/>
          <w:szCs w:val="24"/>
          <w:shd w:val="clear" w:color="auto" w:fill="FDFDFD"/>
        </w:rPr>
        <w:t>S</w:t>
      </w:r>
      <w:r w:rsidRPr="008C7AA4">
        <w:rPr>
          <w:rFonts w:ascii="Times New Roman" w:hAnsi="Times New Roman" w:cs="Times New Roman"/>
          <w:b/>
          <w:bCs/>
          <w:color w:val="000000"/>
          <w:sz w:val="24"/>
          <w:szCs w:val="24"/>
          <w:shd w:val="clear" w:color="auto" w:fill="FDFDFD"/>
        </w:rPr>
        <w:t>OC Title of of Foreigner Worker in</w:t>
      </w:r>
      <w:r>
        <w:rPr>
          <w:rFonts w:ascii="Times New Roman" w:hAnsi="Times New Roman" w:cs="Times New Roman"/>
          <w:b/>
          <w:bCs/>
          <w:color w:val="000000"/>
          <w:sz w:val="24"/>
          <w:szCs w:val="24"/>
          <w:shd w:val="clear" w:color="auto" w:fill="FDFDFD"/>
        </w:rPr>
        <w:t xml:space="preserve"> USA Tree Map </w:t>
      </w:r>
    </w:p>
    <w:p w14:paraId="13B079DA" w14:textId="274F93FC" w:rsidR="008C7AA4" w:rsidRDefault="008C7AA4" w:rsidP="00DC3321">
      <w:pPr>
        <w:ind w:left="400"/>
        <w:rPr>
          <w:rFonts w:ascii="Times New Roman" w:hAnsi="Times New Roman" w:cs="Times New Roman"/>
          <w:color w:val="000000"/>
          <w:sz w:val="24"/>
          <w:szCs w:val="24"/>
          <w:shd w:val="clear" w:color="auto" w:fill="FDFDFD"/>
        </w:rPr>
      </w:pPr>
      <w:r>
        <w:rPr>
          <w:rFonts w:ascii="Times New Roman" w:hAnsi="Times New Roman" w:cs="Times New Roman"/>
          <w:noProof/>
          <w:color w:val="000000"/>
          <w:shd w:val="clear" w:color="auto" w:fill="FDFDFD"/>
        </w:rPr>
        <w:drawing>
          <wp:inline distT="0" distB="0" distL="0" distR="0" wp14:anchorId="144DBE00" wp14:editId="62357C17">
            <wp:extent cx="5731510" cy="331597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35362F3D" w14:textId="669074AA" w:rsidR="003062FE" w:rsidRDefault="003062FE" w:rsidP="003062FE">
      <w:pPr>
        <w:ind w:left="400"/>
        <w:rPr>
          <w:rFonts w:ascii="Times New Roman" w:hAnsi="Times New Roman" w:cs="Times New Roman"/>
          <w:color w:val="000000"/>
          <w:sz w:val="24"/>
          <w:szCs w:val="24"/>
          <w:shd w:val="clear" w:color="auto" w:fill="FDFDFD"/>
        </w:rPr>
      </w:pPr>
      <w:r w:rsidRPr="003062FE">
        <w:rPr>
          <w:rFonts w:ascii="Times New Roman" w:hAnsi="Times New Roman" w:cs="Times New Roman"/>
          <w:color w:val="000000"/>
          <w:sz w:val="24"/>
          <w:szCs w:val="24"/>
          <w:shd w:val="clear" w:color="auto" w:fill="FDFDFD"/>
        </w:rPr>
        <w:t>Looking at the top 20 SOC</w:t>
      </w:r>
      <w:r>
        <w:rPr>
          <w:rFonts w:ascii="Times New Roman" w:hAnsi="Times New Roman" w:cs="Times New Roman"/>
          <w:color w:val="000000"/>
          <w:sz w:val="24"/>
          <w:szCs w:val="24"/>
          <w:shd w:val="clear" w:color="auto" w:fill="FDFDFD"/>
        </w:rPr>
        <w:t xml:space="preserve"> </w:t>
      </w:r>
      <w:r w:rsidRPr="003062FE">
        <w:rPr>
          <w:rFonts w:ascii="Times New Roman" w:hAnsi="Times New Roman" w:cs="Times New Roman"/>
          <w:color w:val="000000"/>
          <w:sz w:val="24"/>
          <w:szCs w:val="24"/>
          <w:shd w:val="clear" w:color="auto" w:fill="FDFDFD"/>
        </w:rPr>
        <w:t>of foreign workers, most of the jobs were related to CS, and through the above results, experts in computer jobs around the world intuitively flow into California</w:t>
      </w:r>
      <w:r w:rsidR="00B52E2B">
        <w:rPr>
          <w:rFonts w:ascii="Times New Roman" w:hAnsi="Times New Roman" w:cs="Times New Roman"/>
          <w:color w:val="000000"/>
          <w:sz w:val="24"/>
          <w:szCs w:val="24"/>
          <w:shd w:val="clear" w:color="auto" w:fill="FDFDFD"/>
        </w:rPr>
        <w:t xml:space="preserve"> and Texas</w:t>
      </w:r>
      <w:r w:rsidRPr="003062FE">
        <w:rPr>
          <w:rFonts w:ascii="Times New Roman" w:hAnsi="Times New Roman" w:cs="Times New Roman"/>
          <w:color w:val="000000"/>
          <w:sz w:val="24"/>
          <w:szCs w:val="24"/>
          <w:shd w:val="clear" w:color="auto" w:fill="FDFDFD"/>
        </w:rPr>
        <w:t xml:space="preserve"> the U.S., and India accounts for the largest influx.</w:t>
      </w:r>
      <w:r w:rsidR="00B6145C">
        <w:rPr>
          <w:rFonts w:ascii="Times New Roman" w:hAnsi="Times New Roman" w:cs="Times New Roman"/>
          <w:color w:val="000000"/>
          <w:sz w:val="24"/>
          <w:szCs w:val="24"/>
          <w:shd w:val="clear" w:color="auto" w:fill="FDFDFD"/>
        </w:rPr>
        <w:t xml:space="preserve"> </w:t>
      </w:r>
      <w:r w:rsidR="00B6145C" w:rsidRPr="00B6145C">
        <w:rPr>
          <w:rFonts w:ascii="Times New Roman" w:hAnsi="Times New Roman" w:cs="Times New Roman"/>
          <w:color w:val="000000"/>
          <w:sz w:val="24"/>
          <w:szCs w:val="24"/>
          <w:shd w:val="clear" w:color="auto" w:fill="FDFDFD"/>
        </w:rPr>
        <w:t xml:space="preserve">Based on the above data, it can be inferred that the source </w:t>
      </w:r>
      <w:r w:rsidR="00B6145C" w:rsidRPr="00AB2C83">
        <w:rPr>
          <w:rFonts w:ascii="Times New Roman" w:hAnsi="Times New Roman" w:cs="Times New Roman"/>
          <w:color w:val="000000"/>
          <w:sz w:val="24"/>
          <w:szCs w:val="24"/>
          <w:shd w:val="clear" w:color="auto" w:fill="FDFDFD"/>
        </w:rPr>
        <w:t>of the influx of IT personnel is ‘</w:t>
      </w:r>
      <w:r w:rsidR="00B6145C" w:rsidRPr="00AB2C83">
        <w:rPr>
          <w:rFonts w:ascii="Times New Roman" w:hAnsi="Times New Roman" w:cs="Times New Roman"/>
          <w:b/>
          <w:bCs/>
          <w:color w:val="000000"/>
          <w:sz w:val="24"/>
          <w:szCs w:val="24"/>
          <w:shd w:val="clear" w:color="auto" w:fill="FDFDFD"/>
        </w:rPr>
        <w:t>Silicon Valley’</w:t>
      </w:r>
      <w:r w:rsidR="00B6145C" w:rsidRPr="00AB2C83">
        <w:rPr>
          <w:rFonts w:ascii="Times New Roman" w:hAnsi="Times New Roman" w:cs="Times New Roman"/>
          <w:color w:val="000000"/>
          <w:sz w:val="24"/>
          <w:szCs w:val="24"/>
          <w:shd w:val="clear" w:color="auto" w:fill="FDFDFD"/>
        </w:rPr>
        <w:t xml:space="preserve"> in California and ‘</w:t>
      </w:r>
      <w:r w:rsidR="00B6145C" w:rsidRPr="00AB2C83">
        <w:rPr>
          <w:rFonts w:ascii="Times New Roman" w:hAnsi="Times New Roman" w:cs="Times New Roman"/>
          <w:b/>
          <w:bCs/>
          <w:color w:val="000000"/>
          <w:sz w:val="24"/>
          <w:szCs w:val="24"/>
          <w:shd w:val="clear" w:color="auto" w:fill="FDFDFD"/>
        </w:rPr>
        <w:t>Silicon Hills’</w:t>
      </w:r>
      <w:r w:rsidR="00B6145C" w:rsidRPr="00AB2C83">
        <w:rPr>
          <w:rFonts w:ascii="Times New Roman" w:hAnsi="Times New Roman" w:cs="Times New Roman"/>
          <w:color w:val="000000"/>
          <w:sz w:val="24"/>
          <w:szCs w:val="24"/>
          <w:shd w:val="clear" w:color="auto" w:fill="FDFDFD"/>
        </w:rPr>
        <w:t xml:space="preserve"> in Texas. </w:t>
      </w:r>
      <w:r w:rsidR="00AB2C83" w:rsidRPr="00AB2C83">
        <w:rPr>
          <w:rFonts w:ascii="Times New Roman" w:hAnsi="Times New Roman" w:cs="Times New Roman"/>
          <w:color w:val="000000"/>
          <w:sz w:val="24"/>
          <w:szCs w:val="24"/>
          <w:shd w:val="clear" w:color="auto" w:fill="FDFDFD"/>
        </w:rPr>
        <w:t>Silicon Valley is a representative high-tech industrial complex in the United States, with research institutes and companies dealing with various IT and high-tech technologies. In the case of Silicon Hills, Tesla founder Elon Musk announced that Tesla's headquarters will be relocated to Austin, Texas by 2021, and Samsung Electronics has also selected the second foundry factory site in the U.S. to Texas.</w:t>
      </w:r>
    </w:p>
    <w:p w14:paraId="0D471255" w14:textId="5D8C1B0C" w:rsidR="003062FE" w:rsidRPr="000034D6" w:rsidRDefault="000034D6" w:rsidP="000034D6">
      <w:pPr>
        <w:ind w:left="400"/>
        <w:jc w:val="center"/>
        <w:rPr>
          <w:rFonts w:ascii="Times New Roman" w:hAnsi="Times New Roman" w:cs="Times New Roman"/>
          <w:color w:val="000000"/>
          <w:sz w:val="16"/>
          <w:szCs w:val="16"/>
          <w:shd w:val="clear" w:color="auto" w:fill="FDFDFD"/>
        </w:rPr>
      </w:pPr>
      <w:r>
        <w:rPr>
          <w:noProof/>
        </w:rPr>
        <w:drawing>
          <wp:inline distT="0" distB="0" distL="0" distR="0" wp14:anchorId="577F5A79" wp14:editId="2CAD51E5">
            <wp:extent cx="2680855" cy="1505270"/>
            <wp:effectExtent l="0" t="0" r="5715" b="0"/>
            <wp:docPr id="10" name="그림 10" descr="미국 전기차업체 테슬라가 텍사스주 오스틴에 건설 중인 5번째 '기가 팩토리' 공장. 트위터 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미국 전기차업체 테슬라가 텍사스주 오스틴에 건설 중인 5번째 '기가 팩토리' 공장. 트위터 캡처"/>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007" cy="1514339"/>
                    </a:xfrm>
                    <a:prstGeom prst="rect">
                      <a:avLst/>
                    </a:prstGeom>
                    <a:noFill/>
                    <a:ln>
                      <a:noFill/>
                    </a:ln>
                  </pic:spPr>
                </pic:pic>
              </a:graphicData>
            </a:graphic>
          </wp:inline>
        </w:drawing>
      </w:r>
      <w:r>
        <w:rPr>
          <w:rFonts w:ascii="Times New Roman" w:hAnsi="Times New Roman" w:cs="Times New Roman" w:hint="eastAsia"/>
          <w:color w:val="000000"/>
          <w:sz w:val="24"/>
          <w:szCs w:val="24"/>
          <w:shd w:val="clear" w:color="auto" w:fill="FDFDFD"/>
        </w:rPr>
        <w:t xml:space="preserve"> </w:t>
      </w:r>
      <w:r>
        <w:rPr>
          <w:noProof/>
        </w:rPr>
        <w:drawing>
          <wp:inline distT="0" distB="0" distL="0" distR="0" wp14:anchorId="35866185" wp14:editId="0E66DC60">
            <wp:extent cx="2653145" cy="1489712"/>
            <wp:effectExtent l="0" t="0" r="0" b="0"/>
            <wp:docPr id="11" name="그림 11" descr="삼성전자의 텍사스 오스틴 사업장 전경. 삼성전자 제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삼성전자의 텍사스 오스틴 사업장 전경. 삼성전자 제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64" cy="1497527"/>
                    </a:xfrm>
                    <a:prstGeom prst="rect">
                      <a:avLst/>
                    </a:prstGeom>
                    <a:noFill/>
                    <a:ln>
                      <a:noFill/>
                    </a:ln>
                  </pic:spPr>
                </pic:pic>
              </a:graphicData>
            </a:graphic>
          </wp:inline>
        </w:drawing>
      </w:r>
    </w:p>
    <w:p w14:paraId="62F67246" w14:textId="7563C0AA" w:rsidR="000034D6" w:rsidRPr="000034D6" w:rsidRDefault="000034D6" w:rsidP="000034D6">
      <w:pPr>
        <w:ind w:left="400"/>
        <w:jc w:val="center"/>
        <w:rPr>
          <w:rFonts w:ascii="Times New Roman" w:hAnsi="Times New Roman" w:cs="Times New Roman"/>
          <w:color w:val="000000"/>
          <w:sz w:val="14"/>
          <w:szCs w:val="14"/>
          <w:shd w:val="clear" w:color="auto" w:fill="FDFDFD"/>
        </w:rPr>
      </w:pPr>
      <w:r w:rsidRPr="000034D6">
        <w:rPr>
          <w:rFonts w:ascii="Helvetica" w:hAnsi="Helvetica" w:cs="Helvetica"/>
          <w:color w:val="000000"/>
          <w:sz w:val="14"/>
          <w:szCs w:val="14"/>
          <w:shd w:val="clear" w:color="auto" w:fill="FDFDFD"/>
        </w:rPr>
        <w:t>Tesla, electric vehicle manufacturer, "Giga Factory"</w:t>
      </w:r>
      <w:r>
        <w:rPr>
          <w:rFonts w:ascii="Helvetica" w:hAnsi="Helvetica" w:cs="Helvetica"/>
          <w:color w:val="000000"/>
          <w:sz w:val="14"/>
          <w:szCs w:val="14"/>
          <w:shd w:val="clear" w:color="auto" w:fill="FDFDFD"/>
        </w:rPr>
        <w:t>(left)</w:t>
      </w:r>
      <w:r w:rsidRPr="000034D6">
        <w:rPr>
          <w:rFonts w:ascii="Helvetica" w:hAnsi="Helvetica" w:cs="Helvetica"/>
          <w:color w:val="000000"/>
          <w:sz w:val="14"/>
          <w:szCs w:val="14"/>
          <w:shd w:val="clear" w:color="auto" w:fill="FDFDFD"/>
        </w:rPr>
        <w:t xml:space="preserve"> and </w:t>
      </w:r>
      <w:r w:rsidRPr="000034D6">
        <w:rPr>
          <w:rFonts w:ascii="Helvetica" w:eastAsia="굴림" w:hAnsi="Helvetica" w:cs="Helvetica"/>
          <w:color w:val="000000"/>
          <w:kern w:val="0"/>
          <w:sz w:val="14"/>
          <w:szCs w:val="14"/>
        </w:rPr>
        <w:t>Samsung Electronics Austin plant</w:t>
      </w:r>
      <w:r>
        <w:rPr>
          <w:rFonts w:ascii="Helvetica" w:eastAsia="굴림" w:hAnsi="Helvetica" w:cs="Helvetica"/>
          <w:color w:val="000000"/>
          <w:kern w:val="0"/>
          <w:sz w:val="14"/>
          <w:szCs w:val="14"/>
        </w:rPr>
        <w:t>(right)</w:t>
      </w:r>
      <w:r w:rsidRPr="000034D6">
        <w:rPr>
          <w:rFonts w:ascii="Helvetica" w:hAnsi="Helvetica" w:cs="Helvetica"/>
          <w:color w:val="000000"/>
          <w:sz w:val="14"/>
          <w:szCs w:val="14"/>
          <w:shd w:val="clear" w:color="auto" w:fill="FDFDFD"/>
        </w:rPr>
        <w:t xml:space="preserve"> in Texas.</w:t>
      </w:r>
    </w:p>
    <w:p w14:paraId="68A1585F" w14:textId="7A8B93A6" w:rsidR="003062FE" w:rsidRPr="000034D6" w:rsidRDefault="003062FE" w:rsidP="00E702A7">
      <w:pPr>
        <w:rPr>
          <w:rFonts w:ascii="Times New Roman" w:hAnsi="Times New Roman" w:cs="Times New Roman"/>
          <w:color w:val="000000"/>
          <w:sz w:val="24"/>
          <w:szCs w:val="24"/>
          <w:shd w:val="clear" w:color="auto" w:fill="FDFDFD"/>
        </w:rPr>
      </w:pPr>
    </w:p>
    <w:p w14:paraId="5BF4BD35" w14:textId="77777777" w:rsidR="00831F7D" w:rsidRDefault="00831F7D">
      <w:pPr>
        <w:widowControl/>
        <w:wordWrap/>
        <w:autoSpaceDE/>
        <w:autoSpaceDN/>
        <w:rPr>
          <w:ins w:id="87" w:author="Kim DaeHan" w:date="2022-08-15T15:14:00Z"/>
          <w:rFonts w:ascii="Times New Roman" w:hAnsi="Times New Roman" w:cs="Times New Roman"/>
          <w:b/>
          <w:bCs/>
          <w:sz w:val="24"/>
          <w:szCs w:val="24"/>
        </w:rPr>
      </w:pPr>
      <w:ins w:id="88" w:author="Kim DaeHan" w:date="2022-08-15T15:14:00Z">
        <w:r>
          <w:rPr>
            <w:rFonts w:ascii="Times New Roman" w:hAnsi="Times New Roman" w:cs="Times New Roman"/>
            <w:b/>
            <w:bCs/>
            <w:sz w:val="24"/>
            <w:szCs w:val="24"/>
          </w:rPr>
          <w:br w:type="page"/>
        </w:r>
      </w:ins>
    </w:p>
    <w:p w14:paraId="1727C0DD" w14:textId="27AABBD6" w:rsidR="00235C72" w:rsidRDefault="000034D6" w:rsidP="00235C72">
      <w:pPr>
        <w:pStyle w:val="ab"/>
        <w:numPr>
          <w:ilvl w:val="0"/>
          <w:numId w:val="4"/>
        </w:numPr>
        <w:ind w:leftChars="0"/>
        <w:rPr>
          <w:rFonts w:ascii="Times New Roman" w:hAnsi="Times New Roman" w:cs="Times New Roman"/>
          <w:b/>
          <w:bCs/>
          <w:sz w:val="24"/>
          <w:szCs w:val="24"/>
        </w:rPr>
      </w:pPr>
      <w:r>
        <w:rPr>
          <w:rFonts w:ascii="Times New Roman" w:hAnsi="Times New Roman" w:cs="Times New Roman"/>
          <w:b/>
          <w:bCs/>
          <w:sz w:val="24"/>
          <w:szCs w:val="24"/>
        </w:rPr>
        <w:lastRenderedPageBreak/>
        <w:t>California VS Te</w:t>
      </w:r>
      <w:r w:rsidR="00E702A7">
        <w:rPr>
          <w:rFonts w:ascii="Times New Roman" w:hAnsi="Times New Roman" w:cs="Times New Roman"/>
          <w:b/>
          <w:bCs/>
          <w:sz w:val="24"/>
          <w:szCs w:val="24"/>
        </w:rPr>
        <w:t>xas</w:t>
      </w:r>
    </w:p>
    <w:p w14:paraId="3248E6F4" w14:textId="03BDBC4F" w:rsidR="00E702A7" w:rsidRDefault="005877C2" w:rsidP="00E702A7">
      <w:pPr>
        <w:ind w:left="400"/>
        <w:rPr>
          <w:rFonts w:ascii="Times New Roman" w:hAnsi="Times New Roman" w:cs="Times New Roman"/>
          <w:color w:val="000000"/>
          <w:sz w:val="24"/>
          <w:szCs w:val="24"/>
          <w:shd w:val="clear" w:color="auto" w:fill="FDFDFD"/>
        </w:rPr>
      </w:pPr>
      <w:r w:rsidRPr="005877C2">
        <w:rPr>
          <w:rFonts w:ascii="Times New Roman" w:hAnsi="Times New Roman" w:cs="Times New Roman"/>
          <w:color w:val="000000"/>
          <w:sz w:val="24"/>
          <w:szCs w:val="24"/>
          <w:shd w:val="clear" w:color="auto" w:fill="FDFDFD"/>
        </w:rPr>
        <w:t>A schematic data analysis confirmed that 33% of foreign workers flowing into the United States were California and Texas. In addition, CS-related jobs and Silicon Valley and Silicon Hills are located in each state suggest that most of the workers entering the U.S. are computer workers and are employed in Silicon Valley and Silicon Hills, where it and advanced industries are developed. Based on this, we checked the difference between California and Texas.</w:t>
      </w:r>
    </w:p>
    <w:p w14:paraId="20EDC70B" w14:textId="6B8523DA" w:rsidR="00E65BB5" w:rsidRPr="00035C62" w:rsidRDefault="00E65BB5" w:rsidP="00035C62">
      <w:pPr>
        <w:pStyle w:val="ab"/>
        <w:numPr>
          <w:ilvl w:val="0"/>
          <w:numId w:val="5"/>
        </w:numPr>
        <w:ind w:leftChars="0"/>
        <w:rPr>
          <w:rFonts w:ascii="Times New Roman" w:hAnsi="Times New Roman" w:cs="Times New Roman"/>
          <w:b/>
          <w:bCs/>
          <w:color w:val="000000"/>
          <w:sz w:val="24"/>
          <w:szCs w:val="24"/>
          <w:shd w:val="clear" w:color="auto" w:fill="FDFDFD"/>
        </w:rPr>
      </w:pPr>
      <w:r w:rsidRPr="00035C62">
        <w:rPr>
          <w:rFonts w:ascii="Times New Roman" w:hAnsi="Times New Roman" w:cs="Times New Roman"/>
          <w:b/>
          <w:bCs/>
          <w:color w:val="000000"/>
          <w:sz w:val="24"/>
          <w:szCs w:val="24"/>
          <w:shd w:val="clear" w:color="auto" w:fill="FDFDFD"/>
        </w:rPr>
        <w:t xml:space="preserve">Prevailing Wage Distribution histogram in </w:t>
      </w:r>
      <w:r w:rsidRPr="00035C62">
        <w:rPr>
          <w:rFonts w:ascii="Times New Roman" w:hAnsi="Times New Roman" w:cs="Times New Roman" w:hint="eastAsia"/>
          <w:b/>
          <w:bCs/>
          <w:color w:val="000000"/>
          <w:sz w:val="24"/>
          <w:szCs w:val="24"/>
          <w:shd w:val="clear" w:color="auto" w:fill="FDFDFD"/>
        </w:rPr>
        <w:t>C</w:t>
      </w:r>
      <w:r w:rsidRPr="00035C62">
        <w:rPr>
          <w:rFonts w:ascii="Times New Roman" w:hAnsi="Times New Roman" w:cs="Times New Roman"/>
          <w:b/>
          <w:bCs/>
          <w:color w:val="000000"/>
          <w:sz w:val="24"/>
          <w:szCs w:val="24"/>
          <w:shd w:val="clear" w:color="auto" w:fill="FDFDFD"/>
        </w:rPr>
        <w:t>A &amp; TX</w:t>
      </w:r>
    </w:p>
    <w:p w14:paraId="6DDB49A9" w14:textId="5AD28E16" w:rsidR="0060577B" w:rsidRDefault="00E65BB5" w:rsidP="00E65BB5">
      <w:pPr>
        <w:ind w:left="400"/>
        <w:rPr>
          <w:rFonts w:ascii="Times New Roman" w:hAnsi="Times New Roman" w:cs="Times New Roman"/>
          <w:b/>
          <w:bCs/>
          <w:sz w:val="24"/>
          <w:szCs w:val="24"/>
        </w:rPr>
      </w:pPr>
      <w:r>
        <w:rPr>
          <w:rFonts w:ascii="Times New Roman" w:hAnsi="Times New Roman" w:cs="Times New Roman" w:hint="eastAsia"/>
          <w:b/>
          <w:bCs/>
          <w:noProof/>
        </w:rPr>
        <w:drawing>
          <wp:inline distT="0" distB="0" distL="0" distR="0" wp14:anchorId="7F935B82" wp14:editId="15A49925">
            <wp:extent cx="5236029" cy="2543759"/>
            <wp:effectExtent l="0" t="0" r="317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3758" cy="2547514"/>
                    </a:xfrm>
                    <a:prstGeom prst="rect">
                      <a:avLst/>
                    </a:prstGeom>
                    <a:noFill/>
                    <a:ln>
                      <a:noFill/>
                    </a:ln>
                  </pic:spPr>
                </pic:pic>
              </a:graphicData>
            </a:graphic>
          </wp:inline>
        </w:drawing>
      </w:r>
    </w:p>
    <w:p w14:paraId="5AA1C652" w14:textId="755EE8B2" w:rsidR="0060577B" w:rsidRPr="00035C62" w:rsidDel="00BD1C92" w:rsidRDefault="00035C62" w:rsidP="00E65BB5">
      <w:pPr>
        <w:ind w:left="400"/>
        <w:rPr>
          <w:del w:id="89" w:author="Kim DaeHan" w:date="2022-08-15T14:56:00Z"/>
          <w:rFonts w:ascii="Times New Roman" w:hAnsi="Times New Roman" w:cs="Times New Roman"/>
          <w:b/>
          <w:bCs/>
          <w:sz w:val="24"/>
          <w:szCs w:val="24"/>
        </w:rPr>
      </w:pPr>
      <w:r w:rsidRPr="00035C62">
        <w:rPr>
          <w:rFonts w:ascii="Times New Roman" w:hAnsi="Times New Roman" w:cs="Times New Roman"/>
          <w:color w:val="000000"/>
          <w:sz w:val="24"/>
          <w:szCs w:val="24"/>
          <w:shd w:val="clear" w:color="auto" w:fill="FDFDFD"/>
        </w:rPr>
        <w:t>Overall, it can be seen that there is a PW gap of about $20,000 between California and Texas. There may be many reasons for policy differences or educational background differences between states, but the main reason will be California's murderous prices.</w:t>
      </w:r>
    </w:p>
    <w:p w14:paraId="3B983970" w14:textId="00C5FF42" w:rsidR="0060577B" w:rsidDel="00BD1C92" w:rsidRDefault="00035C62">
      <w:pPr>
        <w:rPr>
          <w:del w:id="90" w:author="Kim DaeHan" w:date="2022-08-15T14:56:00Z"/>
          <w:rFonts w:ascii="Times New Roman" w:hAnsi="Times New Roman" w:cs="Times New Roman"/>
          <w:b/>
          <w:bCs/>
          <w:sz w:val="24"/>
          <w:szCs w:val="24"/>
        </w:rPr>
        <w:pPrChange w:id="91" w:author="Kim DaeHan" w:date="2022-08-15T14:56:00Z">
          <w:pPr>
            <w:ind w:left="400"/>
          </w:pPr>
        </w:pPrChange>
      </w:pPr>
      <w:del w:id="92" w:author="Kim DaeHan" w:date="2022-08-15T14:56:00Z">
        <w:r w:rsidDel="00BD1C92">
          <w:rPr>
            <w:rFonts w:ascii="Times New Roman" w:hAnsi="Times New Roman" w:cs="Times New Roman"/>
            <w:b/>
            <w:bCs/>
            <w:sz w:val="24"/>
            <w:szCs w:val="24"/>
          </w:rPr>
          <w:tab/>
        </w:r>
      </w:del>
    </w:p>
    <w:p w14:paraId="46DE34FC" w14:textId="55A36F41" w:rsidR="00035C62" w:rsidDel="00BD1C92" w:rsidRDefault="00035C62">
      <w:pPr>
        <w:rPr>
          <w:del w:id="93" w:author="Kim DaeHan" w:date="2022-08-15T14:56:00Z"/>
          <w:rFonts w:ascii="Times New Roman" w:hAnsi="Times New Roman" w:cs="Times New Roman"/>
          <w:b/>
          <w:bCs/>
          <w:sz w:val="24"/>
          <w:szCs w:val="24"/>
        </w:rPr>
        <w:pPrChange w:id="94" w:author="Kim DaeHan" w:date="2022-08-15T14:56:00Z">
          <w:pPr>
            <w:ind w:left="400"/>
          </w:pPr>
        </w:pPrChange>
      </w:pPr>
    </w:p>
    <w:p w14:paraId="79EFEF65" w14:textId="04BFED48" w:rsidR="00035C62" w:rsidRDefault="00035C62" w:rsidP="00BD1C92">
      <w:pPr>
        <w:ind w:left="400"/>
        <w:rPr>
          <w:rFonts w:ascii="Times New Roman" w:hAnsi="Times New Roman" w:cs="Times New Roman"/>
          <w:b/>
          <w:bCs/>
          <w:sz w:val="24"/>
          <w:szCs w:val="24"/>
        </w:rPr>
      </w:pPr>
    </w:p>
    <w:p w14:paraId="28E645EB" w14:textId="77777777" w:rsidR="00660B01" w:rsidRPr="00660B01" w:rsidRDefault="00660B01" w:rsidP="00660B01">
      <w:pPr>
        <w:rPr>
          <w:rFonts w:ascii="Times New Roman" w:hAnsi="Times New Roman" w:cs="Times New Roman"/>
          <w:b/>
          <w:bCs/>
          <w:noProof/>
        </w:rPr>
      </w:pPr>
    </w:p>
    <w:p w14:paraId="251511CE" w14:textId="77777777" w:rsidR="00660B01" w:rsidRPr="00B52E2B" w:rsidRDefault="00660B01" w:rsidP="00660B01">
      <w:pPr>
        <w:pStyle w:val="ab"/>
        <w:numPr>
          <w:ilvl w:val="0"/>
          <w:numId w:val="5"/>
        </w:numPr>
        <w:ind w:leftChars="0"/>
        <w:rPr>
          <w:rFonts w:ascii="Times New Roman" w:hAnsi="Times New Roman" w:cs="Times New Roman"/>
          <w:b/>
          <w:bCs/>
          <w:color w:val="000000"/>
          <w:sz w:val="24"/>
          <w:szCs w:val="24"/>
          <w:shd w:val="clear" w:color="auto" w:fill="FDFDFD"/>
        </w:rPr>
      </w:pPr>
      <w:r w:rsidRPr="00235C72">
        <w:rPr>
          <w:rFonts w:ascii="Times New Roman" w:hAnsi="Times New Roman" w:cs="Times New Roman"/>
          <w:b/>
          <w:bCs/>
          <w:color w:val="000000"/>
          <w:sz w:val="24"/>
          <w:szCs w:val="24"/>
          <w:shd w:val="clear" w:color="auto" w:fill="FDFDFD"/>
        </w:rPr>
        <w:t>Distribution Prevailing Wage in USA</w:t>
      </w:r>
    </w:p>
    <w:p w14:paraId="24AFDFC0" w14:textId="0C875E5B" w:rsidR="00660B01" w:rsidRDefault="00841D27" w:rsidP="00660B01">
      <w:pPr>
        <w:ind w:left="400"/>
        <w:rPr>
          <w:rFonts w:ascii="Times New Roman" w:hAnsi="Times New Roman" w:cs="Times New Roman"/>
          <w:b/>
          <w:bCs/>
          <w:color w:val="000000"/>
          <w:sz w:val="24"/>
          <w:szCs w:val="24"/>
          <w:shd w:val="clear" w:color="auto" w:fill="FDFDFD"/>
        </w:rPr>
      </w:pPr>
      <w:r>
        <w:rPr>
          <w:noProof/>
        </w:rPr>
        <w:drawing>
          <wp:inline distT="0" distB="0" distL="0" distR="0" wp14:anchorId="2BC30563" wp14:editId="093161F8">
            <wp:extent cx="4408374" cy="26974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303" cy="2704779"/>
                    </a:xfrm>
                    <a:prstGeom prst="rect">
                      <a:avLst/>
                    </a:prstGeom>
                  </pic:spPr>
                </pic:pic>
              </a:graphicData>
            </a:graphic>
          </wp:inline>
        </w:drawing>
      </w:r>
      <w:r w:rsidR="00716F55">
        <w:rPr>
          <w:rFonts w:ascii="Times New Roman" w:hAnsi="Times New Roman" w:cs="Times New Roman" w:hint="eastAsia"/>
          <w:b/>
          <w:bCs/>
          <w:color w:val="000000"/>
          <w:sz w:val="24"/>
          <w:szCs w:val="24"/>
          <w:shd w:val="clear" w:color="auto" w:fill="FDFDFD"/>
        </w:rPr>
        <w:t xml:space="preserve"> </w:t>
      </w:r>
      <w:r w:rsidR="00716F55">
        <w:rPr>
          <w:noProof/>
        </w:rPr>
        <w:drawing>
          <wp:inline distT="0" distB="0" distL="0" distR="0" wp14:anchorId="63202FBC" wp14:editId="28D19D2C">
            <wp:extent cx="838200" cy="2703731"/>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376" cy="2752683"/>
                    </a:xfrm>
                    <a:prstGeom prst="rect">
                      <a:avLst/>
                    </a:prstGeom>
                  </pic:spPr>
                </pic:pic>
              </a:graphicData>
            </a:graphic>
          </wp:inline>
        </w:drawing>
      </w:r>
    </w:p>
    <w:p w14:paraId="421478D3" w14:textId="192797FC" w:rsidR="00660B01" w:rsidRPr="007968AF" w:rsidRDefault="007968AF" w:rsidP="00660B01">
      <w:pPr>
        <w:ind w:left="400"/>
        <w:rPr>
          <w:rFonts w:ascii="Times New Roman" w:hAnsi="Times New Roman" w:cs="Times New Roman"/>
          <w:b/>
          <w:bCs/>
          <w:color w:val="000000"/>
          <w:sz w:val="24"/>
          <w:szCs w:val="24"/>
          <w:shd w:val="clear" w:color="auto" w:fill="FDFDFD"/>
        </w:rPr>
      </w:pPr>
      <w:r w:rsidRPr="007968AF">
        <w:rPr>
          <w:rFonts w:ascii="Times New Roman" w:hAnsi="Times New Roman" w:cs="Times New Roman"/>
          <w:color w:val="000000"/>
          <w:sz w:val="24"/>
          <w:szCs w:val="24"/>
          <w:shd w:val="clear" w:color="auto" w:fill="FDFDFD"/>
        </w:rPr>
        <w:lastRenderedPageBreak/>
        <w:t xml:space="preserve">Also, compared to other states, Texas' PW was not very high. On the basis of </w:t>
      </w:r>
      <w:proofErr w:type="spellStart"/>
      <w:r w:rsidRPr="007968AF">
        <w:rPr>
          <w:rFonts w:ascii="Times New Roman" w:hAnsi="Times New Roman" w:cs="Times New Roman"/>
          <w:color w:val="000000"/>
          <w:sz w:val="24"/>
          <w:szCs w:val="24"/>
          <w:shd w:val="clear" w:color="auto" w:fill="FDFDFD"/>
        </w:rPr>
        <w:t>LCA</w:t>
      </w:r>
      <w:proofErr w:type="spellEnd"/>
      <w:r w:rsidRPr="007968AF">
        <w:rPr>
          <w:rFonts w:ascii="Times New Roman" w:hAnsi="Times New Roman" w:cs="Times New Roman"/>
          <w:color w:val="000000"/>
          <w:sz w:val="24"/>
          <w:szCs w:val="24"/>
          <w:shd w:val="clear" w:color="auto" w:fill="FDFDFD"/>
        </w:rPr>
        <w:t xml:space="preserve"> dataset, the PW average was an overwhelmingly high approximately $127,000, and for T</w:t>
      </w:r>
      <w:ins w:id="95" w:author="Kim DaeHan" w:date="2022-08-15T15:33:00Z">
        <w:r w:rsidR="00C211C5">
          <w:rPr>
            <w:rFonts w:ascii="Times New Roman" w:hAnsi="Times New Roman" w:cs="Times New Roman"/>
            <w:color w:val="000000"/>
            <w:sz w:val="24"/>
            <w:szCs w:val="24"/>
            <w:shd w:val="clear" w:color="auto" w:fill="FDFDFD"/>
          </w:rPr>
          <w:t>exas</w:t>
        </w:r>
      </w:ins>
      <w:del w:id="96" w:author="Kim DaeHan" w:date="2022-08-15T15:33:00Z">
        <w:r w:rsidRPr="007968AF" w:rsidDel="00C211C5">
          <w:rPr>
            <w:rFonts w:ascii="Times New Roman" w:hAnsi="Times New Roman" w:cs="Times New Roman"/>
            <w:color w:val="000000"/>
            <w:sz w:val="24"/>
            <w:szCs w:val="24"/>
            <w:shd w:val="clear" w:color="auto" w:fill="FDFDFD"/>
          </w:rPr>
          <w:delText>X</w:delText>
        </w:r>
      </w:del>
      <w:r w:rsidRPr="007968AF">
        <w:rPr>
          <w:rFonts w:ascii="Times New Roman" w:hAnsi="Times New Roman" w:cs="Times New Roman"/>
          <w:color w:val="000000"/>
          <w:sz w:val="24"/>
          <w:szCs w:val="24"/>
          <w:shd w:val="clear" w:color="auto" w:fill="FDFDFD"/>
        </w:rPr>
        <w:t xml:space="preserve"> it ranked 13th out of approximately $96,000 50 states.</w:t>
      </w:r>
    </w:p>
    <w:p w14:paraId="1C81EF46" w14:textId="77777777" w:rsidR="00660B01" w:rsidRDefault="00660B01" w:rsidP="00660B01">
      <w:pPr>
        <w:ind w:left="400"/>
        <w:rPr>
          <w:rFonts w:ascii="Times New Roman" w:hAnsi="Times New Roman" w:cs="Times New Roman"/>
          <w:b/>
          <w:bCs/>
          <w:color w:val="000000"/>
          <w:sz w:val="24"/>
          <w:szCs w:val="24"/>
          <w:shd w:val="clear" w:color="auto" w:fill="FDFDFD"/>
        </w:rPr>
      </w:pPr>
    </w:p>
    <w:p w14:paraId="439AB5A9" w14:textId="2671D5AF" w:rsidR="000626AB" w:rsidRPr="00660B01" w:rsidRDefault="000626AB" w:rsidP="00660B01">
      <w:pPr>
        <w:pStyle w:val="ab"/>
        <w:numPr>
          <w:ilvl w:val="0"/>
          <w:numId w:val="5"/>
        </w:numPr>
        <w:ind w:leftChars="0"/>
        <w:rPr>
          <w:rFonts w:ascii="Times New Roman" w:hAnsi="Times New Roman" w:cs="Times New Roman"/>
          <w:b/>
          <w:bCs/>
          <w:noProof/>
        </w:rPr>
      </w:pPr>
      <w:r w:rsidRPr="00660B01">
        <w:rPr>
          <w:rFonts w:ascii="Times New Roman" w:hAnsi="Times New Roman" w:cs="Times New Roman"/>
          <w:b/>
          <w:bCs/>
          <w:color w:val="000000"/>
          <w:sz w:val="24"/>
          <w:szCs w:val="24"/>
          <w:shd w:val="clear" w:color="auto" w:fill="FDFDFD"/>
        </w:rPr>
        <w:t xml:space="preserve">Minimum Education Pie Chart in </w:t>
      </w:r>
      <w:r w:rsidRPr="00660B01">
        <w:rPr>
          <w:rFonts w:ascii="Times New Roman" w:hAnsi="Times New Roman" w:cs="Times New Roman" w:hint="eastAsia"/>
          <w:b/>
          <w:bCs/>
          <w:color w:val="000000"/>
          <w:sz w:val="24"/>
          <w:szCs w:val="24"/>
          <w:shd w:val="clear" w:color="auto" w:fill="FDFDFD"/>
        </w:rPr>
        <w:t>C</w:t>
      </w:r>
      <w:r w:rsidRPr="00660B01">
        <w:rPr>
          <w:rFonts w:ascii="Times New Roman" w:hAnsi="Times New Roman" w:cs="Times New Roman"/>
          <w:b/>
          <w:bCs/>
          <w:color w:val="000000"/>
          <w:sz w:val="24"/>
          <w:szCs w:val="24"/>
          <w:shd w:val="clear" w:color="auto" w:fill="FDFDFD"/>
        </w:rPr>
        <w:t>A &amp; TX</w:t>
      </w:r>
      <w:r w:rsidRPr="00660B01">
        <w:rPr>
          <w:rFonts w:ascii="Times New Roman" w:hAnsi="Times New Roman" w:cs="Times New Roman" w:hint="eastAsia"/>
          <w:b/>
          <w:bCs/>
          <w:noProof/>
        </w:rPr>
        <w:t xml:space="preserve"> </w:t>
      </w:r>
    </w:p>
    <w:p w14:paraId="527EE9C1" w14:textId="7F09043E" w:rsidR="00035C62" w:rsidRDefault="000626AB" w:rsidP="00E65BB5">
      <w:pPr>
        <w:ind w:left="400"/>
        <w:rPr>
          <w:rFonts w:ascii="Times New Roman" w:hAnsi="Times New Roman" w:cs="Times New Roman"/>
          <w:b/>
          <w:bCs/>
          <w:sz w:val="24"/>
          <w:szCs w:val="24"/>
        </w:rPr>
      </w:pPr>
      <w:r>
        <w:rPr>
          <w:rFonts w:ascii="Times New Roman" w:hAnsi="Times New Roman" w:cs="Times New Roman" w:hint="eastAsia"/>
          <w:b/>
          <w:bCs/>
          <w:noProof/>
        </w:rPr>
        <w:drawing>
          <wp:inline distT="0" distB="0" distL="0" distR="0" wp14:anchorId="55848A35" wp14:editId="299E3A4D">
            <wp:extent cx="2590800" cy="236231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6717" cy="2367714"/>
                    </a:xfrm>
                    <a:prstGeom prst="rect">
                      <a:avLst/>
                    </a:prstGeom>
                    <a:noFill/>
                    <a:ln>
                      <a:noFill/>
                    </a:ln>
                  </pic:spPr>
                </pic:pic>
              </a:graphicData>
            </a:graphic>
          </wp:inline>
        </w:drawing>
      </w:r>
      <w:r>
        <w:rPr>
          <w:rFonts w:ascii="Times New Roman" w:hAnsi="Times New Roman" w:cs="Times New Roman" w:hint="eastAsia"/>
          <w:b/>
          <w:bCs/>
          <w:sz w:val="24"/>
          <w:szCs w:val="24"/>
        </w:rPr>
        <w:t xml:space="preserve"> </w:t>
      </w:r>
      <w:r>
        <w:rPr>
          <w:rFonts w:ascii="Times New Roman" w:hAnsi="Times New Roman" w:cs="Times New Roman" w:hint="eastAsia"/>
          <w:b/>
          <w:bCs/>
          <w:noProof/>
        </w:rPr>
        <w:drawing>
          <wp:inline distT="0" distB="0" distL="0" distR="0" wp14:anchorId="704020E8" wp14:editId="4C5DE43B">
            <wp:extent cx="2621280" cy="2390109"/>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1280" cy="2390109"/>
                    </a:xfrm>
                    <a:prstGeom prst="rect">
                      <a:avLst/>
                    </a:prstGeom>
                    <a:noFill/>
                    <a:ln>
                      <a:noFill/>
                    </a:ln>
                  </pic:spPr>
                </pic:pic>
              </a:graphicData>
            </a:graphic>
          </wp:inline>
        </w:drawing>
      </w:r>
    </w:p>
    <w:p w14:paraId="7B4B9F37" w14:textId="787F3DEE" w:rsidR="00B905CD" w:rsidDel="00F06F00" w:rsidRDefault="000626AB" w:rsidP="00831F7D">
      <w:pPr>
        <w:ind w:left="400"/>
        <w:rPr>
          <w:del w:id="97" w:author="Kim DaeHan" w:date="2022-08-15T15:16:00Z"/>
          <w:rFonts w:ascii="Times New Roman" w:hAnsi="Times New Roman" w:cs="Times New Roman"/>
          <w:color w:val="000000"/>
          <w:sz w:val="24"/>
          <w:szCs w:val="24"/>
          <w:shd w:val="clear" w:color="auto" w:fill="FDFDFD"/>
        </w:rPr>
      </w:pPr>
      <w:r w:rsidRPr="000626AB">
        <w:rPr>
          <w:rFonts w:ascii="Times New Roman" w:hAnsi="Times New Roman" w:cs="Times New Roman"/>
          <w:color w:val="000000"/>
          <w:sz w:val="24"/>
          <w:szCs w:val="24"/>
          <w:shd w:val="clear" w:color="auto" w:fill="FDFDFD"/>
        </w:rPr>
        <w:t>Compared to California and Texas, California had a relatively higher percentage of masters than Texas, and Texas had a relatively higher percentage of bachelor's degrees. It can be confirmed that the difference in PW confirmed above also exists due to the difference in educational background.</w:t>
      </w:r>
    </w:p>
    <w:p w14:paraId="4477CF21" w14:textId="77777777" w:rsidR="00F06F00" w:rsidRDefault="00F06F00" w:rsidP="00B905CD">
      <w:pPr>
        <w:ind w:left="400"/>
        <w:rPr>
          <w:ins w:id="98" w:author="Kim DaeHan" w:date="2022-08-15T15:18:00Z"/>
          <w:rFonts w:ascii="Times New Roman" w:hAnsi="Times New Roman" w:cs="Times New Roman"/>
          <w:b/>
          <w:bCs/>
          <w:sz w:val="24"/>
          <w:szCs w:val="24"/>
        </w:rPr>
      </w:pPr>
    </w:p>
    <w:p w14:paraId="2892F23F" w14:textId="7AEEF1A8" w:rsidR="00B905CD" w:rsidRDefault="00B905CD">
      <w:pPr>
        <w:ind w:left="400"/>
        <w:rPr>
          <w:ins w:id="99" w:author="Kim DaeHan" w:date="2022-08-15T15:16:00Z"/>
          <w:rFonts w:ascii="Times New Roman" w:hAnsi="Times New Roman" w:cs="Times New Roman"/>
          <w:b/>
          <w:bCs/>
          <w:sz w:val="24"/>
          <w:szCs w:val="24"/>
        </w:rPr>
        <w:pPrChange w:id="100" w:author="Kim DaeHan" w:date="2022-08-15T15:16:00Z">
          <w:pPr>
            <w:widowControl/>
            <w:wordWrap/>
            <w:autoSpaceDE/>
            <w:autoSpaceDN/>
          </w:pPr>
        </w:pPrChange>
      </w:pPr>
      <w:del w:id="101" w:author="Kim DaeHan" w:date="2022-08-15T15:16:00Z">
        <w:r w:rsidDel="00831F7D">
          <w:rPr>
            <w:rFonts w:ascii="Times New Roman" w:hAnsi="Times New Roman" w:cs="Times New Roman"/>
            <w:b/>
            <w:bCs/>
            <w:sz w:val="24"/>
            <w:szCs w:val="24"/>
          </w:rPr>
          <w:br w:type="page"/>
        </w:r>
      </w:del>
    </w:p>
    <w:p w14:paraId="04EF0F27" w14:textId="77777777" w:rsidR="00831F7D" w:rsidRPr="00037D0C" w:rsidRDefault="00831F7D" w:rsidP="00831F7D">
      <w:pPr>
        <w:pStyle w:val="ab"/>
        <w:numPr>
          <w:ilvl w:val="0"/>
          <w:numId w:val="5"/>
        </w:numPr>
        <w:ind w:leftChars="0"/>
        <w:rPr>
          <w:ins w:id="102" w:author="Kim DaeHan" w:date="2022-08-15T15:16:00Z"/>
          <w:rFonts w:ascii="Times New Roman" w:hAnsi="Times New Roman" w:cs="Times New Roman"/>
          <w:b/>
          <w:bCs/>
          <w:noProof/>
        </w:rPr>
      </w:pPr>
      <w:ins w:id="103" w:author="Kim DaeHan" w:date="2022-08-15T15:16:00Z">
        <w:r>
          <w:rPr>
            <w:rFonts w:ascii="Times New Roman" w:hAnsi="Times New Roman" w:cs="Times New Roman" w:hint="eastAsia"/>
            <w:b/>
            <w:bCs/>
            <w:color w:val="000000"/>
            <w:sz w:val="24"/>
            <w:szCs w:val="24"/>
            <w:shd w:val="clear" w:color="auto" w:fill="FDFDFD"/>
          </w:rPr>
          <w:t>Top</w:t>
        </w:r>
        <w:r>
          <w:rPr>
            <w:rFonts w:ascii="Times New Roman" w:hAnsi="Times New Roman" w:cs="Times New Roman"/>
            <w:b/>
            <w:bCs/>
            <w:color w:val="000000"/>
            <w:sz w:val="24"/>
            <w:szCs w:val="24"/>
            <w:shd w:val="clear" w:color="auto" w:fill="FDFDFD"/>
          </w:rPr>
          <w:t xml:space="preserve"> 10 </w:t>
        </w:r>
        <w:r>
          <w:rPr>
            <w:rFonts w:ascii="Times New Roman" w:hAnsi="Times New Roman" w:cs="Times New Roman" w:hint="eastAsia"/>
            <w:b/>
            <w:bCs/>
            <w:color w:val="000000"/>
            <w:sz w:val="24"/>
            <w:szCs w:val="24"/>
            <w:shd w:val="clear" w:color="auto" w:fill="FDFDFD"/>
          </w:rPr>
          <w:t>M</w:t>
        </w:r>
        <w:r>
          <w:rPr>
            <w:rFonts w:ascii="Times New Roman" w:hAnsi="Times New Roman" w:cs="Times New Roman"/>
            <w:b/>
            <w:bCs/>
            <w:color w:val="000000"/>
            <w:sz w:val="24"/>
            <w:szCs w:val="24"/>
            <w:shd w:val="clear" w:color="auto" w:fill="FDFDFD"/>
          </w:rPr>
          <w:t xml:space="preserve">arket Cap </w:t>
        </w:r>
        <w:r w:rsidRPr="00660B01">
          <w:rPr>
            <w:rFonts w:ascii="Times New Roman" w:hAnsi="Times New Roman" w:cs="Times New Roman"/>
            <w:b/>
            <w:bCs/>
            <w:color w:val="000000"/>
            <w:sz w:val="24"/>
            <w:szCs w:val="24"/>
            <w:shd w:val="clear" w:color="auto" w:fill="FDFDFD"/>
          </w:rPr>
          <w:t xml:space="preserve">in </w:t>
        </w:r>
        <w:r>
          <w:rPr>
            <w:rFonts w:ascii="Times New Roman" w:hAnsi="Times New Roman" w:cs="Times New Roman" w:hint="eastAsia"/>
            <w:b/>
            <w:bCs/>
            <w:color w:val="000000"/>
            <w:sz w:val="24"/>
            <w:szCs w:val="24"/>
            <w:shd w:val="clear" w:color="auto" w:fill="FDFDFD"/>
          </w:rPr>
          <w:t>U</w:t>
        </w:r>
        <w:r>
          <w:rPr>
            <w:rFonts w:ascii="Times New Roman" w:hAnsi="Times New Roman" w:cs="Times New Roman"/>
            <w:b/>
            <w:bCs/>
            <w:color w:val="000000"/>
            <w:sz w:val="24"/>
            <w:szCs w:val="24"/>
            <w:shd w:val="clear" w:color="auto" w:fill="FDFDFD"/>
          </w:rPr>
          <w:t>SA</w:t>
        </w:r>
      </w:ins>
    </w:p>
    <w:p w14:paraId="3BB9BFEE" w14:textId="7B878C8C" w:rsidR="00831F7D" w:rsidRDefault="00F06F00">
      <w:pPr>
        <w:widowControl/>
        <w:wordWrap/>
        <w:autoSpaceDE/>
        <w:autoSpaceDN/>
        <w:jc w:val="center"/>
        <w:rPr>
          <w:rFonts w:ascii="Times New Roman" w:hAnsi="Times New Roman" w:cs="Times New Roman"/>
          <w:b/>
          <w:bCs/>
          <w:sz w:val="24"/>
          <w:szCs w:val="24"/>
        </w:rPr>
        <w:pPrChange w:id="104" w:author="Kim DaeHan" w:date="2022-08-15T15:17:00Z">
          <w:pPr>
            <w:widowControl/>
            <w:wordWrap/>
            <w:autoSpaceDE/>
            <w:autoSpaceDN/>
          </w:pPr>
        </w:pPrChange>
      </w:pPr>
      <w:ins w:id="105" w:author="Kim DaeHan" w:date="2022-08-15T15:17:00Z">
        <w:r>
          <w:rPr>
            <w:noProof/>
          </w:rPr>
          <w:drawing>
            <wp:inline distT="0" distB="0" distL="0" distR="0" wp14:anchorId="1A27C2C2" wp14:editId="492B2A66">
              <wp:extent cx="5295265" cy="3299460"/>
              <wp:effectExtent l="0" t="0" r="63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335" cy="3310096"/>
                      </a:xfrm>
                      <a:prstGeom prst="rect">
                        <a:avLst/>
                      </a:prstGeom>
                    </pic:spPr>
                  </pic:pic>
                </a:graphicData>
              </a:graphic>
            </wp:inline>
          </w:drawing>
        </w:r>
      </w:ins>
    </w:p>
    <w:p w14:paraId="08000F21" w14:textId="6692577D" w:rsidR="00037D0C" w:rsidRPr="00037D0C" w:rsidRDefault="00037D0C" w:rsidP="00037D0C">
      <w:pPr>
        <w:pStyle w:val="ab"/>
        <w:numPr>
          <w:ilvl w:val="0"/>
          <w:numId w:val="5"/>
        </w:numPr>
        <w:ind w:leftChars="0"/>
        <w:rPr>
          <w:rFonts w:ascii="Times New Roman" w:hAnsi="Times New Roman" w:cs="Times New Roman"/>
          <w:b/>
          <w:bCs/>
          <w:noProof/>
        </w:rPr>
      </w:pPr>
      <w:r>
        <w:rPr>
          <w:rFonts w:ascii="Times New Roman" w:hAnsi="Times New Roman" w:cs="Times New Roman"/>
          <w:b/>
          <w:bCs/>
          <w:color w:val="000000"/>
          <w:sz w:val="24"/>
          <w:szCs w:val="24"/>
          <w:shd w:val="clear" w:color="auto" w:fill="FDFDFD"/>
        </w:rPr>
        <w:lastRenderedPageBreak/>
        <w:t xml:space="preserve">Employer </w:t>
      </w:r>
      <w:r>
        <w:rPr>
          <w:rFonts w:ascii="Times New Roman" w:hAnsi="Times New Roman" w:cs="Times New Roman" w:hint="eastAsia"/>
          <w:b/>
          <w:bCs/>
          <w:color w:val="000000"/>
          <w:sz w:val="24"/>
          <w:szCs w:val="24"/>
          <w:shd w:val="clear" w:color="auto" w:fill="FDFDFD"/>
        </w:rPr>
        <w:t>C</w:t>
      </w:r>
      <w:r>
        <w:rPr>
          <w:rFonts w:ascii="Times New Roman" w:hAnsi="Times New Roman" w:cs="Times New Roman"/>
          <w:b/>
          <w:bCs/>
          <w:color w:val="000000"/>
          <w:sz w:val="24"/>
          <w:szCs w:val="24"/>
          <w:shd w:val="clear" w:color="auto" w:fill="FDFDFD"/>
        </w:rPr>
        <w:t xml:space="preserve">ompany </w:t>
      </w:r>
      <w:r w:rsidRPr="00660B01">
        <w:rPr>
          <w:rFonts w:ascii="Times New Roman" w:hAnsi="Times New Roman" w:cs="Times New Roman"/>
          <w:b/>
          <w:bCs/>
          <w:color w:val="000000"/>
          <w:sz w:val="24"/>
          <w:szCs w:val="24"/>
          <w:shd w:val="clear" w:color="auto" w:fill="FDFDFD"/>
        </w:rPr>
        <w:t xml:space="preserve">in </w:t>
      </w:r>
      <w:r w:rsidRPr="00660B01">
        <w:rPr>
          <w:rFonts w:ascii="Times New Roman" w:hAnsi="Times New Roman" w:cs="Times New Roman" w:hint="eastAsia"/>
          <w:b/>
          <w:bCs/>
          <w:color w:val="000000"/>
          <w:sz w:val="24"/>
          <w:szCs w:val="24"/>
          <w:shd w:val="clear" w:color="auto" w:fill="FDFDFD"/>
        </w:rPr>
        <w:t>C</w:t>
      </w:r>
      <w:r w:rsidRPr="00660B01">
        <w:rPr>
          <w:rFonts w:ascii="Times New Roman" w:hAnsi="Times New Roman" w:cs="Times New Roman"/>
          <w:b/>
          <w:bCs/>
          <w:color w:val="000000"/>
          <w:sz w:val="24"/>
          <w:szCs w:val="24"/>
          <w:shd w:val="clear" w:color="auto" w:fill="FDFDFD"/>
        </w:rPr>
        <w:t>A &amp; TX</w:t>
      </w:r>
      <w:r w:rsidRPr="00660B01">
        <w:rPr>
          <w:rFonts w:ascii="Times New Roman" w:hAnsi="Times New Roman" w:cs="Times New Roman" w:hint="eastAsia"/>
          <w:b/>
          <w:bCs/>
          <w:noProof/>
        </w:rPr>
        <w:t xml:space="preserve"> </w:t>
      </w:r>
    </w:p>
    <w:p w14:paraId="5941D42B" w14:textId="417BF719" w:rsidR="00B905CD" w:rsidRDefault="00C6219F" w:rsidP="00B905CD">
      <w:pPr>
        <w:ind w:left="400"/>
        <w:rPr>
          <w:rFonts w:ascii="Times New Roman" w:hAnsi="Times New Roman" w:cs="Times New Roman"/>
          <w:b/>
          <w:bCs/>
          <w:sz w:val="24"/>
          <w:szCs w:val="24"/>
        </w:rPr>
      </w:pPr>
      <w:r>
        <w:rPr>
          <w:rFonts w:ascii="Times New Roman" w:hAnsi="Times New Roman" w:cs="Times New Roman" w:hint="eastAsia"/>
          <w:b/>
          <w:bCs/>
          <w:noProof/>
        </w:rPr>
        <w:drawing>
          <wp:inline distT="0" distB="0" distL="0" distR="0" wp14:anchorId="786FE5FC" wp14:editId="5159C754">
            <wp:extent cx="5731510" cy="252095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ins w:id="106" w:author="Kim DaeHan" w:date="2022-08-15T00:38:00Z">
        <w:r w:rsidR="009F10B2" w:rsidRPr="00122360">
          <w:rPr>
            <w:rFonts w:eastAsiaTheme="minorHAnsi"/>
            <w:noProof/>
            <w:sz w:val="16"/>
            <w:szCs w:val="16"/>
          </w:rPr>
          <w:drawing>
            <wp:inline distT="0" distB="0" distL="0" distR="0" wp14:anchorId="4548C450" wp14:editId="0BC28345">
              <wp:extent cx="5632450" cy="1401560"/>
              <wp:effectExtent l="0" t="0" r="6350" b="825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1702" cy="1418792"/>
                      </a:xfrm>
                      <a:prstGeom prst="rect">
                        <a:avLst/>
                      </a:prstGeom>
                    </pic:spPr>
                  </pic:pic>
                </a:graphicData>
              </a:graphic>
            </wp:inline>
          </w:drawing>
        </w:r>
      </w:ins>
    </w:p>
    <w:p w14:paraId="5A240672" w14:textId="38ED588C" w:rsidR="00C6219F" w:rsidDel="009F10B2" w:rsidRDefault="00C6219F" w:rsidP="009F10B2">
      <w:pPr>
        <w:ind w:left="400"/>
        <w:rPr>
          <w:del w:id="107" w:author="Kim DaeHan" w:date="2022-08-15T00:38:00Z"/>
          <w:rFonts w:ascii="Times New Roman" w:hAnsi="Times New Roman" w:cs="Times New Roman"/>
          <w:b/>
          <w:bCs/>
          <w:sz w:val="24"/>
          <w:szCs w:val="24"/>
        </w:rPr>
      </w:pPr>
      <w:r>
        <w:rPr>
          <w:rFonts w:ascii="Times New Roman" w:hAnsi="Times New Roman" w:cs="Times New Roman" w:hint="eastAsia"/>
          <w:b/>
          <w:bCs/>
          <w:noProof/>
        </w:rPr>
        <w:drawing>
          <wp:inline distT="0" distB="0" distL="0" distR="0" wp14:anchorId="656F28F0" wp14:editId="234AC6CF">
            <wp:extent cx="5731510" cy="2543810"/>
            <wp:effectExtent l="0" t="0" r="254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ins w:id="108" w:author="Kim DaeHan" w:date="2022-08-15T00:38:00Z">
        <w:r w:rsidR="009F10B2" w:rsidRPr="00C37C8F">
          <w:rPr>
            <w:rFonts w:eastAsiaTheme="minorHAnsi"/>
            <w:noProof/>
            <w:sz w:val="16"/>
            <w:szCs w:val="16"/>
            <w:rPrChange w:id="109" w:author="Kim DaeHan" w:date="2022-07-31T22:07:00Z">
              <w:rPr>
                <w:noProof/>
              </w:rPr>
            </w:rPrChange>
          </w:rPr>
          <w:drawing>
            <wp:inline distT="0" distB="0" distL="0" distR="0" wp14:anchorId="39F16195" wp14:editId="65220184">
              <wp:extent cx="5684874" cy="16256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434" cy="1640344"/>
                      </a:xfrm>
                      <a:prstGeom prst="rect">
                        <a:avLst/>
                      </a:prstGeom>
                    </pic:spPr>
                  </pic:pic>
                </a:graphicData>
              </a:graphic>
            </wp:inline>
          </w:drawing>
        </w:r>
      </w:ins>
    </w:p>
    <w:p w14:paraId="22F1E8C1" w14:textId="3B910134" w:rsidR="009A1922" w:rsidRDefault="009A1922">
      <w:pPr>
        <w:rPr>
          <w:ins w:id="110" w:author="Kim DaeHan" w:date="2022-08-15T14:45:00Z"/>
          <w:rFonts w:ascii="Times New Roman" w:hAnsi="Times New Roman" w:cs="Times New Roman"/>
          <w:color w:val="000000"/>
          <w:sz w:val="24"/>
          <w:szCs w:val="24"/>
          <w:shd w:val="clear" w:color="auto" w:fill="FDFDFD"/>
        </w:rPr>
        <w:pPrChange w:id="111" w:author="Kim DaeHan" w:date="2022-08-15T15:18:00Z">
          <w:pPr>
            <w:ind w:left="400"/>
            <w:jc w:val="center"/>
          </w:pPr>
        </w:pPrChange>
      </w:pPr>
    </w:p>
    <w:p w14:paraId="518F228B" w14:textId="55A9E673" w:rsidR="009F10B2" w:rsidDel="00BD1C92" w:rsidRDefault="00BD1C92" w:rsidP="00BD1C92">
      <w:pPr>
        <w:ind w:left="400"/>
        <w:rPr>
          <w:del w:id="112" w:author="Kim DaeHan" w:date="2022-08-15T00:38:00Z"/>
          <w:rFonts w:ascii="Times New Roman" w:hAnsi="Times New Roman" w:cs="Times New Roman"/>
          <w:color w:val="000000"/>
          <w:sz w:val="24"/>
          <w:szCs w:val="24"/>
          <w:shd w:val="clear" w:color="auto" w:fill="FDFDFD"/>
        </w:rPr>
      </w:pPr>
      <w:ins w:id="113" w:author="Kim DaeHan" w:date="2022-08-15T14:55:00Z">
        <w:r w:rsidRPr="00BD1C92">
          <w:rPr>
            <w:rFonts w:ascii="Times New Roman" w:hAnsi="Times New Roman" w:cs="Times New Roman"/>
            <w:color w:val="000000"/>
            <w:sz w:val="24"/>
            <w:szCs w:val="24"/>
            <w:shd w:val="clear" w:color="auto" w:fill="FDFDFD"/>
            <w:rPrChange w:id="114" w:author="Kim DaeHan" w:date="2022-08-15T14:55:00Z">
              <w:rPr>
                <w:rFonts w:ascii="Helvetica" w:hAnsi="Helvetica" w:cs="Helvetica"/>
                <w:color w:val="000000"/>
                <w:sz w:val="27"/>
                <w:szCs w:val="27"/>
                <w:shd w:val="clear" w:color="auto" w:fill="FDFDFD"/>
              </w:rPr>
            </w:rPrChange>
          </w:rPr>
          <w:lastRenderedPageBreak/>
          <w:t xml:space="preserve">In general, computer jobs were dominant in </w:t>
        </w:r>
      </w:ins>
      <w:ins w:id="115" w:author="Kim DaeHan" w:date="2022-08-15T15:32:00Z">
        <w:r w:rsidR="00C211C5">
          <w:rPr>
            <w:rFonts w:ascii="Times New Roman" w:hAnsi="Times New Roman" w:cs="Times New Roman"/>
            <w:color w:val="000000"/>
            <w:sz w:val="24"/>
            <w:szCs w:val="24"/>
            <w:shd w:val="clear" w:color="auto" w:fill="FDFDFD"/>
          </w:rPr>
          <w:t>California</w:t>
        </w:r>
      </w:ins>
      <w:ins w:id="116" w:author="Kim DaeHan" w:date="2022-08-15T14:55:00Z">
        <w:r w:rsidRPr="00BD1C92">
          <w:rPr>
            <w:rFonts w:ascii="Times New Roman" w:hAnsi="Times New Roman" w:cs="Times New Roman"/>
            <w:color w:val="000000"/>
            <w:sz w:val="24"/>
            <w:szCs w:val="24"/>
            <w:shd w:val="clear" w:color="auto" w:fill="FDFDFD"/>
            <w:rPrChange w:id="117" w:author="Kim DaeHan" w:date="2022-08-15T14:55:00Z">
              <w:rPr>
                <w:rFonts w:ascii="Helvetica" w:hAnsi="Helvetica" w:cs="Helvetica"/>
                <w:color w:val="000000"/>
                <w:sz w:val="27"/>
                <w:szCs w:val="27"/>
                <w:shd w:val="clear" w:color="auto" w:fill="FDFDFD"/>
              </w:rPr>
            </w:rPrChange>
          </w:rPr>
          <w:t xml:space="preserve"> and T</w:t>
        </w:r>
      </w:ins>
      <w:ins w:id="118" w:author="Kim DaeHan" w:date="2022-08-15T15:32:00Z">
        <w:r w:rsidR="00C211C5">
          <w:rPr>
            <w:rFonts w:ascii="Times New Roman" w:hAnsi="Times New Roman" w:cs="Times New Roman"/>
            <w:color w:val="000000"/>
            <w:sz w:val="24"/>
            <w:szCs w:val="24"/>
            <w:shd w:val="clear" w:color="auto" w:fill="FDFDFD"/>
          </w:rPr>
          <w:t>exas</w:t>
        </w:r>
      </w:ins>
      <w:ins w:id="119" w:author="Kim DaeHan" w:date="2022-08-15T14:55:00Z">
        <w:r w:rsidRPr="00BD1C92">
          <w:rPr>
            <w:rFonts w:ascii="Times New Roman" w:hAnsi="Times New Roman" w:cs="Times New Roman"/>
            <w:color w:val="000000"/>
            <w:sz w:val="24"/>
            <w:szCs w:val="24"/>
            <w:shd w:val="clear" w:color="auto" w:fill="FDFDFD"/>
            <w:rPrChange w:id="120" w:author="Kim DaeHan" w:date="2022-08-15T14:55:00Z">
              <w:rPr>
                <w:rFonts w:ascii="Helvetica" w:hAnsi="Helvetica" w:cs="Helvetica"/>
                <w:color w:val="000000"/>
                <w:sz w:val="27"/>
                <w:szCs w:val="27"/>
                <w:shd w:val="clear" w:color="auto" w:fill="FDFDFD"/>
              </w:rPr>
            </w:rPrChange>
          </w:rPr>
          <w:t xml:space="preserve">, and all but a few were IT companies. Most of the top market cap companies in the U.S. were also found to overlap a lot of major companies in </w:t>
        </w:r>
      </w:ins>
      <w:ins w:id="121" w:author="Kim DaeHan" w:date="2022-08-15T15:32:00Z">
        <w:r w:rsidR="00C211C5">
          <w:rPr>
            <w:rFonts w:ascii="Times New Roman" w:hAnsi="Times New Roman" w:cs="Times New Roman"/>
            <w:color w:val="000000"/>
            <w:sz w:val="24"/>
            <w:szCs w:val="24"/>
            <w:shd w:val="clear" w:color="auto" w:fill="FDFDFD"/>
          </w:rPr>
          <w:t>California</w:t>
        </w:r>
        <w:r w:rsidR="00C211C5" w:rsidRPr="00A745CA">
          <w:rPr>
            <w:rFonts w:ascii="Times New Roman" w:hAnsi="Times New Roman" w:cs="Times New Roman"/>
            <w:color w:val="000000"/>
            <w:sz w:val="24"/>
            <w:szCs w:val="24"/>
            <w:shd w:val="clear" w:color="auto" w:fill="FDFDFD"/>
          </w:rPr>
          <w:t xml:space="preserve"> and T</w:t>
        </w:r>
        <w:r w:rsidR="00C211C5">
          <w:rPr>
            <w:rFonts w:ascii="Times New Roman" w:hAnsi="Times New Roman" w:cs="Times New Roman"/>
            <w:color w:val="000000"/>
            <w:sz w:val="24"/>
            <w:szCs w:val="24"/>
            <w:shd w:val="clear" w:color="auto" w:fill="FDFDFD"/>
          </w:rPr>
          <w:t>exas</w:t>
        </w:r>
        <w:r w:rsidR="00C211C5" w:rsidRPr="00C211C5">
          <w:rPr>
            <w:rFonts w:ascii="Times New Roman" w:hAnsi="Times New Roman" w:cs="Times New Roman"/>
            <w:color w:val="000000"/>
            <w:sz w:val="24"/>
            <w:szCs w:val="24"/>
            <w:shd w:val="clear" w:color="auto" w:fill="FDFDFD"/>
          </w:rPr>
          <w:t xml:space="preserve"> </w:t>
        </w:r>
      </w:ins>
      <w:ins w:id="122" w:author="Kim DaeHan" w:date="2022-08-15T14:55:00Z">
        <w:r w:rsidRPr="00BD1C92">
          <w:rPr>
            <w:rFonts w:ascii="Times New Roman" w:hAnsi="Times New Roman" w:cs="Times New Roman"/>
            <w:color w:val="000000"/>
            <w:sz w:val="24"/>
            <w:szCs w:val="24"/>
            <w:shd w:val="clear" w:color="auto" w:fill="FDFDFD"/>
            <w:rPrChange w:id="123" w:author="Kim DaeHan" w:date="2022-08-15T14:55:00Z">
              <w:rPr>
                <w:rFonts w:ascii="Helvetica" w:hAnsi="Helvetica" w:cs="Helvetica"/>
                <w:color w:val="000000"/>
                <w:sz w:val="27"/>
                <w:szCs w:val="27"/>
                <w:shd w:val="clear" w:color="auto" w:fill="FDFDFD"/>
              </w:rPr>
            </w:rPrChange>
          </w:rPr>
          <w:t>(Google, Apple, Amazon, Intel, etc. Through this, it was confirmed that the two regions were inevitably technically and economically important.</w:t>
        </w:r>
      </w:ins>
    </w:p>
    <w:p w14:paraId="6AF84C27" w14:textId="77777777" w:rsidR="00BD1C92" w:rsidRPr="00BD1C92" w:rsidRDefault="00BD1C92" w:rsidP="00BD1C92">
      <w:pPr>
        <w:ind w:left="400"/>
        <w:rPr>
          <w:ins w:id="124" w:author="Kim DaeHan" w:date="2022-08-15T14:55:00Z"/>
          <w:rFonts w:ascii="Times New Roman" w:hAnsi="Times New Roman" w:cs="Times New Roman"/>
          <w:b/>
          <w:bCs/>
          <w:sz w:val="24"/>
          <w:szCs w:val="24"/>
          <w:rPrChange w:id="125" w:author="Kim DaeHan" w:date="2022-08-15T14:55:00Z">
            <w:rPr>
              <w:ins w:id="126" w:author="Kim DaeHan" w:date="2022-08-15T14:55:00Z"/>
              <w:rFonts w:ascii="Times New Roman" w:hAnsi="Times New Roman" w:cs="Times New Roman"/>
              <w:b/>
              <w:bCs/>
            </w:rPr>
          </w:rPrChange>
        </w:rPr>
      </w:pPr>
    </w:p>
    <w:p w14:paraId="2BA68DC0" w14:textId="77777777" w:rsidR="009F10B2" w:rsidRPr="00BD1C92" w:rsidDel="009F10B2" w:rsidRDefault="009F10B2">
      <w:pPr>
        <w:ind w:left="400"/>
        <w:rPr>
          <w:del w:id="127" w:author="Kim DaeHan" w:date="2022-08-15T00:37:00Z"/>
          <w:rFonts w:ascii="Times New Roman" w:hAnsi="Times New Roman" w:cs="Times New Roman"/>
          <w:b/>
          <w:bCs/>
          <w:sz w:val="24"/>
          <w:szCs w:val="24"/>
          <w:rPrChange w:id="128" w:author="Kim DaeHan" w:date="2022-08-15T14:55:00Z">
            <w:rPr>
              <w:del w:id="129" w:author="Kim DaeHan" w:date="2022-08-15T00:37:00Z"/>
              <w:rFonts w:ascii="Times New Roman" w:hAnsi="Times New Roman" w:cs="Times New Roman"/>
              <w:b/>
              <w:bCs/>
            </w:rPr>
          </w:rPrChange>
        </w:rPr>
        <w:pPrChange w:id="130" w:author="Kim DaeHan" w:date="2022-08-15T14:55:00Z">
          <w:pPr>
            <w:jc w:val="center"/>
          </w:pPr>
        </w:pPrChange>
      </w:pPr>
    </w:p>
    <w:p w14:paraId="6EA7B621" w14:textId="49C0B059" w:rsidR="00084499" w:rsidRPr="00BD1C92" w:rsidDel="009F10B2" w:rsidRDefault="00084499">
      <w:pPr>
        <w:ind w:left="400"/>
        <w:rPr>
          <w:del w:id="131" w:author="Kim DaeHan" w:date="2022-08-15T00:37:00Z"/>
          <w:rFonts w:ascii="Times New Roman" w:hAnsi="Times New Roman" w:cs="Times New Roman"/>
          <w:b/>
          <w:bCs/>
          <w:sz w:val="24"/>
          <w:szCs w:val="24"/>
          <w:rPrChange w:id="132" w:author="Kim DaeHan" w:date="2022-08-15T14:55:00Z">
            <w:rPr>
              <w:del w:id="133" w:author="Kim DaeHan" w:date="2022-08-15T00:37:00Z"/>
              <w:rFonts w:ascii="Times New Roman" w:hAnsi="Times New Roman" w:cs="Times New Roman"/>
              <w:b/>
              <w:bCs/>
            </w:rPr>
          </w:rPrChange>
        </w:rPr>
        <w:pPrChange w:id="134" w:author="Kim DaeHan" w:date="2022-08-15T14:55:00Z">
          <w:pPr/>
        </w:pPrChange>
      </w:pPr>
    </w:p>
    <w:p w14:paraId="0BBCD6FA" w14:textId="7B0EEBFC" w:rsidR="009F10B2" w:rsidRPr="00BD1C92" w:rsidDel="00BD1C92" w:rsidRDefault="009F10B2">
      <w:pPr>
        <w:ind w:left="400"/>
        <w:rPr>
          <w:del w:id="135" w:author="Kim DaeHan" w:date="2022-08-15T14:53:00Z"/>
          <w:rFonts w:ascii="Times New Roman" w:hAnsi="Times New Roman" w:cs="Times New Roman"/>
          <w:b/>
          <w:bCs/>
          <w:sz w:val="24"/>
          <w:szCs w:val="24"/>
          <w:rPrChange w:id="136" w:author="Kim DaeHan" w:date="2022-08-15T14:55:00Z">
            <w:rPr>
              <w:del w:id="137" w:author="Kim DaeHan" w:date="2022-08-15T14:53:00Z"/>
              <w:rFonts w:ascii="Times New Roman" w:hAnsi="Times New Roman" w:cs="Times New Roman"/>
              <w:b/>
              <w:bCs/>
            </w:rPr>
          </w:rPrChange>
        </w:rPr>
        <w:pPrChange w:id="138" w:author="Kim DaeHan" w:date="2022-08-15T14:55:00Z">
          <w:pPr>
            <w:jc w:val="center"/>
          </w:pPr>
        </w:pPrChange>
      </w:pPr>
    </w:p>
    <w:p w14:paraId="13BFA585" w14:textId="4753DA9C" w:rsidR="00084499" w:rsidRPr="00BD1C92" w:rsidRDefault="00084499">
      <w:pPr>
        <w:ind w:left="400"/>
        <w:rPr>
          <w:ins w:id="139" w:author="Kim DaeHan" w:date="2022-08-15T00:42:00Z"/>
          <w:rFonts w:ascii="Times New Roman" w:hAnsi="Times New Roman" w:cs="Times New Roman"/>
          <w:b/>
          <w:bCs/>
          <w:sz w:val="24"/>
          <w:szCs w:val="24"/>
          <w:rPrChange w:id="140" w:author="Kim DaeHan" w:date="2022-08-15T14:55:00Z">
            <w:rPr>
              <w:ins w:id="141" w:author="Kim DaeHan" w:date="2022-08-15T00:42:00Z"/>
              <w:rFonts w:ascii="Times New Roman" w:hAnsi="Times New Roman" w:cs="Times New Roman"/>
              <w:b/>
              <w:bCs/>
            </w:rPr>
          </w:rPrChange>
        </w:rPr>
        <w:pPrChange w:id="142" w:author="Kim DaeHan" w:date="2022-08-15T14:55:00Z">
          <w:pPr/>
        </w:pPrChange>
      </w:pPr>
    </w:p>
    <w:p w14:paraId="30160E43" w14:textId="517583C5" w:rsidR="003B5AF6" w:rsidRDefault="003B5AF6" w:rsidP="003B5AF6">
      <w:pPr>
        <w:pStyle w:val="ab"/>
        <w:numPr>
          <w:ilvl w:val="0"/>
          <w:numId w:val="2"/>
        </w:numPr>
        <w:ind w:leftChars="0"/>
        <w:rPr>
          <w:ins w:id="143" w:author="Kim DaeHan" w:date="2022-08-15T02:01:00Z"/>
          <w:rFonts w:ascii="Times New Roman" w:hAnsi="Times New Roman" w:cs="Times New Roman"/>
          <w:b/>
          <w:bCs/>
          <w:sz w:val="28"/>
          <w:szCs w:val="28"/>
        </w:rPr>
      </w:pPr>
      <w:ins w:id="144" w:author="Kim DaeHan" w:date="2022-08-15T00:42:00Z">
        <w:r w:rsidRPr="003B5AF6">
          <w:rPr>
            <w:rFonts w:ascii="Times New Roman" w:hAnsi="Times New Roman" w:cs="Times New Roman"/>
            <w:b/>
            <w:bCs/>
            <w:sz w:val="28"/>
            <w:szCs w:val="28"/>
          </w:rPr>
          <w:t xml:space="preserve"> </w:t>
        </w:r>
        <w:r w:rsidRPr="003B5AF6">
          <w:rPr>
            <w:rFonts w:ascii="Times New Roman" w:hAnsi="Times New Roman" w:cs="Times New Roman" w:hint="eastAsia"/>
            <w:b/>
            <w:bCs/>
            <w:sz w:val="28"/>
            <w:szCs w:val="28"/>
          </w:rPr>
          <w:t>K</w:t>
        </w:r>
        <w:r w:rsidRPr="003B5AF6">
          <w:rPr>
            <w:rFonts w:ascii="Times New Roman" w:hAnsi="Times New Roman" w:cs="Times New Roman"/>
            <w:b/>
            <w:bCs/>
            <w:sz w:val="28"/>
            <w:szCs w:val="28"/>
          </w:rPr>
          <w:t>orea</w:t>
        </w:r>
      </w:ins>
      <w:ins w:id="145" w:author="Kim DaeHan" w:date="2022-08-15T01:14:00Z">
        <w:r w:rsidR="009246A7">
          <w:rPr>
            <w:rFonts w:ascii="Times New Roman" w:hAnsi="Times New Roman" w:cs="Times New Roman"/>
            <w:b/>
            <w:bCs/>
            <w:sz w:val="28"/>
            <w:szCs w:val="28"/>
          </w:rPr>
          <w:t>n</w:t>
        </w:r>
      </w:ins>
      <w:ins w:id="146" w:author="Kim DaeHan" w:date="2022-08-15T00:42:00Z">
        <w:r w:rsidRPr="003B5AF6">
          <w:rPr>
            <w:rFonts w:ascii="Times New Roman" w:hAnsi="Times New Roman" w:cs="Times New Roman"/>
            <w:b/>
            <w:bCs/>
            <w:sz w:val="28"/>
            <w:szCs w:val="28"/>
          </w:rPr>
          <w:t xml:space="preserve"> </w:t>
        </w:r>
      </w:ins>
      <w:ins w:id="147" w:author="Kim DaeHan" w:date="2022-08-15T01:14:00Z">
        <w:r w:rsidR="009246A7">
          <w:rPr>
            <w:rFonts w:ascii="Times New Roman" w:hAnsi="Times New Roman" w:cs="Times New Roman"/>
            <w:b/>
            <w:bCs/>
            <w:sz w:val="28"/>
            <w:szCs w:val="28"/>
          </w:rPr>
          <w:t>Job Market T</w:t>
        </w:r>
      </w:ins>
      <w:ins w:id="148" w:author="Kim DaeHan" w:date="2022-08-15T00:42:00Z">
        <w:r w:rsidRPr="003B5AF6">
          <w:rPr>
            <w:rFonts w:ascii="Times New Roman" w:hAnsi="Times New Roman" w:cs="Times New Roman"/>
            <w:b/>
            <w:bCs/>
            <w:sz w:val="28"/>
            <w:szCs w:val="28"/>
          </w:rPr>
          <w:t>rend</w:t>
        </w:r>
      </w:ins>
      <w:ins w:id="149" w:author="Kim DaeHan" w:date="2022-08-15T01:14:00Z">
        <w:r w:rsidR="009246A7">
          <w:rPr>
            <w:rFonts w:ascii="Times New Roman" w:hAnsi="Times New Roman" w:cs="Times New Roman"/>
            <w:b/>
            <w:bCs/>
            <w:sz w:val="28"/>
            <w:szCs w:val="28"/>
          </w:rPr>
          <w:t xml:space="preserve"> in USA</w:t>
        </w:r>
      </w:ins>
    </w:p>
    <w:p w14:paraId="244CFF40" w14:textId="681DD2A7" w:rsidR="0045001C" w:rsidRPr="00FF53F3" w:rsidRDefault="00FF53F3">
      <w:pPr>
        <w:pStyle w:val="ab"/>
        <w:ind w:leftChars="0" w:left="400"/>
        <w:rPr>
          <w:ins w:id="150" w:author="Kim DaeHan" w:date="2022-08-15T00:42:00Z"/>
          <w:rFonts w:ascii="Times New Roman" w:hAnsi="Times New Roman" w:cs="Times New Roman"/>
          <w:b/>
          <w:bCs/>
          <w:sz w:val="24"/>
          <w:szCs w:val="24"/>
          <w:rPrChange w:id="151" w:author="Kim DaeHan" w:date="2022-08-15T02:02:00Z">
            <w:rPr>
              <w:ins w:id="152" w:author="Kim DaeHan" w:date="2022-08-15T00:42:00Z"/>
              <w:rFonts w:ascii="Times New Roman" w:hAnsi="Times New Roman" w:cs="Times New Roman"/>
              <w:b/>
              <w:bCs/>
              <w:sz w:val="28"/>
              <w:szCs w:val="28"/>
            </w:rPr>
          </w:rPrChange>
        </w:rPr>
        <w:pPrChange w:id="153" w:author="Kim DaeHan" w:date="2022-08-15T02:01:00Z">
          <w:pPr>
            <w:pStyle w:val="ab"/>
            <w:numPr>
              <w:numId w:val="2"/>
            </w:numPr>
            <w:ind w:leftChars="0" w:left="400" w:hanging="400"/>
          </w:pPr>
        </w:pPrChange>
      </w:pPr>
      <w:ins w:id="154" w:author="Kim DaeHan" w:date="2022-08-15T02:02:00Z">
        <w:r w:rsidRPr="00FF53F3">
          <w:rPr>
            <w:rFonts w:ascii="Times New Roman" w:hAnsi="Times New Roman" w:cs="Times New Roman"/>
            <w:color w:val="000000"/>
            <w:sz w:val="24"/>
            <w:szCs w:val="24"/>
            <w:shd w:val="clear" w:color="auto" w:fill="FDFDFD"/>
            <w:rPrChange w:id="155" w:author="Kim DaeHan" w:date="2022-08-15T02:02:00Z">
              <w:rPr>
                <w:rFonts w:ascii="Helvetica" w:hAnsi="Helvetica" w:cs="Helvetica"/>
                <w:color w:val="000000"/>
                <w:sz w:val="27"/>
                <w:szCs w:val="27"/>
                <w:shd w:val="clear" w:color="auto" w:fill="FDFDFD"/>
              </w:rPr>
            </w:rPrChange>
          </w:rPr>
          <w:t>Through the previous analysis, we briefly analyzed the current employment trends and characteristics of the United States. This time, we will analyze the data of Koreans entering American society to understand the fields and characteristics of Koreans entering American society.</w:t>
        </w:r>
      </w:ins>
    </w:p>
    <w:p w14:paraId="6C7475F4" w14:textId="65EA1444" w:rsidR="003B5AF6" w:rsidRDefault="009246A7" w:rsidP="003B5AF6">
      <w:pPr>
        <w:pStyle w:val="ab"/>
        <w:numPr>
          <w:ilvl w:val="0"/>
          <w:numId w:val="6"/>
        </w:numPr>
        <w:ind w:leftChars="0"/>
        <w:rPr>
          <w:ins w:id="156" w:author="Kim DaeHan" w:date="2022-08-15T01:14:00Z"/>
          <w:rFonts w:ascii="Times New Roman" w:hAnsi="Times New Roman" w:cs="Times New Roman"/>
          <w:b/>
          <w:bCs/>
          <w:sz w:val="24"/>
          <w:szCs w:val="24"/>
        </w:rPr>
      </w:pPr>
      <w:ins w:id="157" w:author="Kim DaeHan" w:date="2022-08-15T01:14:00Z">
        <w:r>
          <w:rPr>
            <w:rFonts w:ascii="Times New Roman" w:hAnsi="Times New Roman" w:cs="Times New Roman" w:hint="eastAsia"/>
            <w:b/>
            <w:bCs/>
            <w:sz w:val="24"/>
            <w:szCs w:val="24"/>
          </w:rPr>
          <w:t>W</w:t>
        </w:r>
        <w:r>
          <w:rPr>
            <w:rFonts w:ascii="Times New Roman" w:hAnsi="Times New Roman" w:cs="Times New Roman"/>
            <w:b/>
            <w:bCs/>
            <w:sz w:val="24"/>
            <w:szCs w:val="24"/>
          </w:rPr>
          <w:t>orksite</w:t>
        </w:r>
      </w:ins>
    </w:p>
    <w:p w14:paraId="60186B9D" w14:textId="74BF699E" w:rsidR="009246A7" w:rsidRDefault="009246A7" w:rsidP="009246A7">
      <w:pPr>
        <w:ind w:left="400"/>
        <w:rPr>
          <w:ins w:id="158" w:author="Kim DaeHan" w:date="2022-08-15T01:17:00Z"/>
          <w:rFonts w:ascii="Times New Roman" w:hAnsi="Times New Roman" w:cs="Times New Roman"/>
          <w:b/>
          <w:bCs/>
          <w:sz w:val="24"/>
          <w:szCs w:val="24"/>
        </w:rPr>
      </w:pPr>
      <w:ins w:id="159" w:author="Kim DaeHan" w:date="2022-08-15T01:17:00Z">
        <w:r>
          <w:rPr>
            <w:rFonts w:ascii="Times New Roman" w:hAnsi="Times New Roman" w:cs="Times New Roman" w:hint="eastAsia"/>
            <w:b/>
            <w:bCs/>
            <w:noProof/>
          </w:rPr>
          <w:drawing>
            <wp:inline distT="0" distB="0" distL="0" distR="0" wp14:anchorId="20FCD908" wp14:editId="6F388633">
              <wp:extent cx="5545667" cy="4769667"/>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1186" cy="4774414"/>
                      </a:xfrm>
                      <a:prstGeom prst="rect">
                        <a:avLst/>
                      </a:prstGeom>
                      <a:noFill/>
                      <a:ln>
                        <a:noFill/>
                      </a:ln>
                    </pic:spPr>
                  </pic:pic>
                </a:graphicData>
              </a:graphic>
            </wp:inline>
          </w:drawing>
        </w:r>
      </w:ins>
    </w:p>
    <w:p w14:paraId="6F76CAAA" w14:textId="17145D01" w:rsidR="00EB25E2" w:rsidRDefault="00427F1B" w:rsidP="00EB25E2">
      <w:pPr>
        <w:ind w:left="400"/>
        <w:rPr>
          <w:ins w:id="160" w:author="Kim DaeHan" w:date="2022-08-15T02:20:00Z"/>
          <w:rFonts w:ascii="Times New Roman" w:hAnsi="Times New Roman" w:cs="Times New Roman"/>
          <w:color w:val="000000"/>
          <w:sz w:val="24"/>
          <w:szCs w:val="24"/>
          <w:shd w:val="clear" w:color="auto" w:fill="FDFDFD"/>
        </w:rPr>
      </w:pPr>
      <w:ins w:id="161" w:author="Kim DaeHan" w:date="2022-08-15T01:27:00Z">
        <w:r w:rsidRPr="00427F1B">
          <w:rPr>
            <w:rFonts w:ascii="Times New Roman" w:hAnsi="Times New Roman" w:cs="Times New Roman"/>
            <w:color w:val="000000"/>
            <w:sz w:val="24"/>
            <w:szCs w:val="24"/>
            <w:shd w:val="clear" w:color="auto" w:fill="FDFDFD"/>
            <w:rPrChange w:id="162" w:author="Kim DaeHan" w:date="2022-08-15T01:27:00Z">
              <w:rPr>
                <w:rFonts w:ascii="Helvetica" w:hAnsi="Helvetica" w:cs="Helvetica"/>
                <w:color w:val="000000"/>
                <w:sz w:val="27"/>
                <w:szCs w:val="27"/>
                <w:shd w:val="clear" w:color="auto" w:fill="FDFDFD"/>
              </w:rPr>
            </w:rPrChange>
          </w:rPr>
          <w:t xml:space="preserve">Similar to the overall statistics, California topped the list with an overwhelming 37%. It was followed by New York and Alabama. In the case of Alabama, LG Electronics is operating a factory in Huntsville and Hyundai Motor is operating a local factory in Montgomery, so it is estimated that it will be ranked high because the southern states have the second largest number </w:t>
        </w:r>
        <w:r w:rsidRPr="00EB25E2">
          <w:rPr>
            <w:rFonts w:ascii="Times New Roman" w:hAnsi="Times New Roman" w:cs="Times New Roman"/>
            <w:color w:val="000000"/>
            <w:sz w:val="24"/>
            <w:szCs w:val="24"/>
            <w:shd w:val="clear" w:color="auto" w:fill="FDFDFD"/>
            <w:rPrChange w:id="163" w:author="Kim DaeHan" w:date="2022-08-15T02:19:00Z">
              <w:rPr>
                <w:rFonts w:ascii="Helvetica" w:hAnsi="Helvetica" w:cs="Helvetica"/>
                <w:color w:val="000000"/>
                <w:sz w:val="27"/>
                <w:szCs w:val="27"/>
                <w:shd w:val="clear" w:color="auto" w:fill="FDFDFD"/>
              </w:rPr>
            </w:rPrChange>
          </w:rPr>
          <w:t>of Koreans after Georgia.</w:t>
        </w:r>
      </w:ins>
      <w:ins w:id="164" w:author="Kim DaeHan" w:date="2022-08-15T02:12:00Z">
        <w:r w:rsidR="008D4DF9" w:rsidRPr="00EB25E2">
          <w:rPr>
            <w:rFonts w:ascii="Times New Roman" w:hAnsi="Times New Roman" w:cs="Times New Roman"/>
            <w:color w:val="000000"/>
            <w:sz w:val="24"/>
            <w:szCs w:val="24"/>
            <w:shd w:val="clear" w:color="auto" w:fill="FDFDFD"/>
          </w:rPr>
          <w:t xml:space="preserve"> </w:t>
        </w:r>
      </w:ins>
      <w:ins w:id="165" w:author="Kim DaeHan" w:date="2022-08-15T02:19:00Z">
        <w:r w:rsidR="00EB25E2" w:rsidRPr="00EB25E2">
          <w:rPr>
            <w:rFonts w:ascii="Times New Roman" w:hAnsi="Times New Roman" w:cs="Times New Roman"/>
            <w:color w:val="000000"/>
            <w:sz w:val="24"/>
            <w:szCs w:val="24"/>
            <w:shd w:val="clear" w:color="auto" w:fill="FDFDFD"/>
            <w:rPrChange w:id="166" w:author="Kim DaeHan" w:date="2022-08-15T02:19:00Z">
              <w:rPr>
                <w:rFonts w:ascii="Helvetica" w:hAnsi="Helvetica" w:cs="Helvetica"/>
                <w:color w:val="000000"/>
                <w:sz w:val="27"/>
                <w:szCs w:val="27"/>
                <w:shd w:val="clear" w:color="auto" w:fill="FDFDFD"/>
              </w:rPr>
            </w:rPrChange>
          </w:rPr>
          <w:t>Uniquely, it can be seen that T</w:t>
        </w:r>
      </w:ins>
      <w:ins w:id="167" w:author="Kim DaeHan" w:date="2022-08-15T15:33:00Z">
        <w:r w:rsidR="00C211C5">
          <w:rPr>
            <w:rFonts w:ascii="Times New Roman" w:hAnsi="Times New Roman" w:cs="Times New Roman"/>
            <w:color w:val="000000"/>
            <w:sz w:val="24"/>
            <w:szCs w:val="24"/>
            <w:shd w:val="clear" w:color="auto" w:fill="FDFDFD"/>
          </w:rPr>
          <w:t>exas</w:t>
        </w:r>
      </w:ins>
      <w:ins w:id="168" w:author="Kim DaeHan" w:date="2022-08-15T02:19:00Z">
        <w:r w:rsidR="00EB25E2" w:rsidRPr="00EB25E2">
          <w:rPr>
            <w:rFonts w:ascii="Times New Roman" w:hAnsi="Times New Roman" w:cs="Times New Roman"/>
            <w:color w:val="000000"/>
            <w:sz w:val="24"/>
            <w:szCs w:val="24"/>
            <w:shd w:val="clear" w:color="auto" w:fill="FDFDFD"/>
            <w:rPrChange w:id="169" w:author="Kim DaeHan" w:date="2022-08-15T02:19:00Z">
              <w:rPr>
                <w:rFonts w:ascii="Helvetica" w:hAnsi="Helvetica" w:cs="Helvetica"/>
                <w:color w:val="000000"/>
                <w:sz w:val="27"/>
                <w:szCs w:val="27"/>
                <w:shd w:val="clear" w:color="auto" w:fill="FDFDFD"/>
              </w:rPr>
            </w:rPrChange>
          </w:rPr>
          <w:t xml:space="preserve"> is </w:t>
        </w:r>
        <w:r w:rsidR="00EB25E2" w:rsidRPr="00EB25E2">
          <w:rPr>
            <w:rFonts w:ascii="Times New Roman" w:hAnsi="Times New Roman" w:cs="Times New Roman"/>
            <w:color w:val="000000"/>
            <w:sz w:val="24"/>
            <w:szCs w:val="24"/>
            <w:shd w:val="clear" w:color="auto" w:fill="FDFDFD"/>
            <w:rPrChange w:id="170" w:author="Kim DaeHan" w:date="2022-08-15T02:19:00Z">
              <w:rPr>
                <w:rFonts w:ascii="Helvetica" w:hAnsi="Helvetica" w:cs="Helvetica"/>
                <w:color w:val="000000"/>
                <w:sz w:val="27"/>
                <w:szCs w:val="27"/>
                <w:shd w:val="clear" w:color="auto" w:fill="FDFDFD"/>
              </w:rPr>
            </w:rPrChange>
          </w:rPr>
          <w:lastRenderedPageBreak/>
          <w:t>less popular because it is limited to Koreans. Like Silicon Hills, Texas has enough IT industries and infrastructure, but it can be confirmed that Koreans are not yet highly aware of Texas. This may be the influence of Texas' conservative political orientation and the image of Redneck, which often appears in the media.</w:t>
        </w:r>
      </w:ins>
    </w:p>
    <w:p w14:paraId="4F7B0EAA" w14:textId="67FAF07D" w:rsidR="00EB25E2" w:rsidRDefault="00EB25E2" w:rsidP="00EB25E2">
      <w:pPr>
        <w:ind w:left="400"/>
        <w:rPr>
          <w:ins w:id="171" w:author="Kim DaeHan" w:date="2022-08-15T02:19:00Z"/>
          <w:rFonts w:ascii="Times New Roman" w:hAnsi="Times New Roman" w:cs="Times New Roman"/>
          <w:color w:val="000000"/>
          <w:sz w:val="24"/>
          <w:szCs w:val="24"/>
          <w:shd w:val="clear" w:color="auto" w:fill="FDFDFD"/>
        </w:rPr>
      </w:pPr>
    </w:p>
    <w:p w14:paraId="3D8D6A22" w14:textId="41C29B1F" w:rsidR="00F44949" w:rsidRPr="00EB25E2" w:rsidRDefault="0045001C" w:rsidP="00EB25E2">
      <w:pPr>
        <w:pStyle w:val="ab"/>
        <w:numPr>
          <w:ilvl w:val="0"/>
          <w:numId w:val="6"/>
        </w:numPr>
        <w:ind w:leftChars="0"/>
        <w:rPr>
          <w:ins w:id="172" w:author="Kim DaeHan" w:date="2022-08-15T01:46:00Z"/>
          <w:rFonts w:ascii="Times New Roman" w:hAnsi="Times New Roman" w:cs="Times New Roman"/>
          <w:b/>
          <w:bCs/>
          <w:color w:val="000000"/>
          <w:sz w:val="24"/>
          <w:szCs w:val="24"/>
          <w:shd w:val="clear" w:color="auto" w:fill="FDFDFD"/>
          <w:rPrChange w:id="173" w:author="Kim DaeHan" w:date="2022-08-15T02:19:00Z">
            <w:rPr>
              <w:ins w:id="174" w:author="Kim DaeHan" w:date="2022-08-15T01:46:00Z"/>
              <w:rFonts w:ascii="Times New Roman" w:hAnsi="Times New Roman" w:cs="Times New Roman"/>
              <w:b/>
              <w:bCs/>
              <w:sz w:val="24"/>
              <w:szCs w:val="24"/>
            </w:rPr>
          </w:rPrChange>
        </w:rPr>
      </w:pPr>
      <w:ins w:id="175" w:author="Kim DaeHan" w:date="2022-08-15T02:00:00Z">
        <w:r w:rsidRPr="00EB25E2">
          <w:rPr>
            <w:rFonts w:ascii="Times New Roman" w:hAnsi="Times New Roman" w:cs="Times New Roman"/>
            <w:b/>
            <w:bCs/>
            <w:sz w:val="24"/>
            <w:szCs w:val="24"/>
            <w:rPrChange w:id="176" w:author="Kim DaeHan" w:date="2022-08-15T02:19:00Z">
              <w:rPr/>
            </w:rPrChange>
          </w:rPr>
          <w:t>Prevailing Wage</w:t>
        </w:r>
      </w:ins>
    </w:p>
    <w:p w14:paraId="19B939EE" w14:textId="3351ED94" w:rsidR="00427F1B" w:rsidRDefault="00F44949" w:rsidP="00F44949">
      <w:pPr>
        <w:ind w:left="400"/>
        <w:rPr>
          <w:ins w:id="177" w:author="Kim DaeHan" w:date="2022-08-15T02:00:00Z"/>
          <w:rFonts w:ascii="Times New Roman" w:hAnsi="Times New Roman" w:cs="Times New Roman"/>
          <w:color w:val="000000"/>
          <w:shd w:val="clear" w:color="auto" w:fill="FDFDFD"/>
        </w:rPr>
      </w:pPr>
      <w:ins w:id="178" w:author="Kim DaeHan" w:date="2022-08-15T01:46:00Z">
        <w:r>
          <w:rPr>
            <w:noProof/>
            <w:shd w:val="clear" w:color="auto" w:fill="FDFDFD"/>
          </w:rPr>
          <w:drawing>
            <wp:inline distT="0" distB="0" distL="0" distR="0" wp14:anchorId="09EFEA26" wp14:editId="41BA14F3">
              <wp:extent cx="3124200" cy="2923442"/>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4052" cy="2951376"/>
                      </a:xfrm>
                      <a:prstGeom prst="rect">
                        <a:avLst/>
                      </a:prstGeom>
                      <a:noFill/>
                      <a:ln>
                        <a:noFill/>
                      </a:ln>
                    </pic:spPr>
                  </pic:pic>
                </a:graphicData>
              </a:graphic>
            </wp:inline>
          </w:drawing>
        </w:r>
      </w:ins>
      <w:ins w:id="179" w:author="Kim DaeHan" w:date="2022-08-15T01:58:00Z">
        <w:r w:rsidR="0045001C" w:rsidRPr="0045001C">
          <w:rPr>
            <w:rFonts w:ascii="Times New Roman" w:hAnsi="Times New Roman" w:cs="Times New Roman"/>
            <w:color w:val="000000"/>
            <w:shd w:val="clear" w:color="auto" w:fill="FDFDFD"/>
          </w:rPr>
          <w:t xml:space="preserve"> </w:t>
        </w:r>
      </w:ins>
      <w:ins w:id="180" w:author="Kim DaeHan" w:date="2022-08-15T02:00:00Z">
        <w:r w:rsidR="0045001C">
          <w:rPr>
            <w:rFonts w:ascii="Times New Roman" w:hAnsi="Times New Roman" w:cs="Times New Roman"/>
            <w:noProof/>
            <w:color w:val="000000"/>
            <w:shd w:val="clear" w:color="auto" w:fill="FDFDFD"/>
          </w:rPr>
          <w:drawing>
            <wp:inline distT="0" distB="0" distL="0" distR="0" wp14:anchorId="1E08D788" wp14:editId="32AE386D">
              <wp:extent cx="2038350" cy="2892173"/>
              <wp:effectExtent l="0" t="0" r="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8319" cy="2906318"/>
                      </a:xfrm>
                      <a:prstGeom prst="rect">
                        <a:avLst/>
                      </a:prstGeom>
                      <a:noFill/>
                      <a:ln>
                        <a:noFill/>
                      </a:ln>
                    </pic:spPr>
                  </pic:pic>
                </a:graphicData>
              </a:graphic>
            </wp:inline>
          </w:drawing>
        </w:r>
      </w:ins>
    </w:p>
    <w:p w14:paraId="730CFD1A" w14:textId="4B8052F5" w:rsidR="00811D2A" w:rsidRPr="009E20B5" w:rsidRDefault="009E20B5">
      <w:pPr>
        <w:ind w:left="400"/>
        <w:rPr>
          <w:ins w:id="181" w:author="Kim DaeHan" w:date="2022-08-15T01:55:00Z"/>
          <w:rFonts w:ascii="Times New Roman" w:hAnsi="Times New Roman" w:cs="Times New Roman"/>
          <w:color w:val="000000"/>
          <w:sz w:val="24"/>
          <w:szCs w:val="24"/>
          <w:shd w:val="clear" w:color="auto" w:fill="FDFDFD"/>
          <w:rPrChange w:id="182" w:author="Kim DaeHan" w:date="2022-08-15T02:08:00Z">
            <w:rPr>
              <w:ins w:id="183" w:author="Kim DaeHan" w:date="2022-08-15T01:55:00Z"/>
              <w:rFonts w:ascii="Times New Roman" w:hAnsi="Times New Roman" w:cs="Times New Roman"/>
              <w:color w:val="000000"/>
              <w:sz w:val="24"/>
              <w:szCs w:val="24"/>
              <w:highlight w:val="lightGray"/>
            </w:rPr>
          </w:rPrChange>
        </w:rPr>
        <w:pPrChange w:id="184" w:author="Kim DaeHan" w:date="2022-08-15T02:08:00Z">
          <w:pPr>
            <w:widowControl/>
            <w:wordWrap/>
            <w:autoSpaceDE/>
            <w:autoSpaceDN/>
          </w:pPr>
        </w:pPrChange>
      </w:pPr>
      <w:ins w:id="185" w:author="Kim DaeHan" w:date="2022-08-15T02:08:00Z">
        <w:r w:rsidRPr="009E20B5">
          <w:rPr>
            <w:rFonts w:ascii="Times New Roman" w:hAnsi="Times New Roman" w:cs="Times New Roman"/>
            <w:color w:val="000000"/>
            <w:sz w:val="24"/>
            <w:szCs w:val="24"/>
            <w:shd w:val="clear" w:color="auto" w:fill="FDFDFD"/>
            <w:rPrChange w:id="186" w:author="Kim DaeHan" w:date="2022-08-15T02:08:00Z">
              <w:rPr>
                <w:rFonts w:ascii="Helvetica" w:hAnsi="Helvetica" w:cs="Helvetica"/>
                <w:color w:val="000000"/>
                <w:sz w:val="27"/>
                <w:szCs w:val="27"/>
                <w:shd w:val="clear" w:color="auto" w:fill="FDFDFD"/>
              </w:rPr>
            </w:rPrChange>
          </w:rPr>
          <w:t>The analysis randomly extracted and compared the number of samples of the data to 600, and the average of the average PW of the extracted dataset was $102,439, and the average of KR</w:t>
        </w:r>
      </w:ins>
      <w:ins w:id="187" w:author="Kim DaeHan" w:date="2022-08-15T15:30:00Z">
        <w:r w:rsidR="00152A36">
          <w:rPr>
            <w:rFonts w:ascii="Times New Roman" w:hAnsi="Times New Roman" w:cs="Times New Roman"/>
            <w:color w:val="000000"/>
            <w:sz w:val="24"/>
            <w:szCs w:val="24"/>
            <w:shd w:val="clear" w:color="auto" w:fill="FDFDFD"/>
          </w:rPr>
          <w:t>-</w:t>
        </w:r>
      </w:ins>
      <w:ins w:id="188" w:author="Kim DaeHan" w:date="2022-08-15T02:08:00Z">
        <w:r w:rsidRPr="009E20B5">
          <w:rPr>
            <w:rFonts w:ascii="Times New Roman" w:hAnsi="Times New Roman" w:cs="Times New Roman"/>
            <w:color w:val="000000"/>
            <w:sz w:val="24"/>
            <w:szCs w:val="24"/>
            <w:shd w:val="clear" w:color="auto" w:fill="FDFDFD"/>
            <w:rPrChange w:id="189" w:author="Kim DaeHan" w:date="2022-08-15T02:08:00Z">
              <w:rPr>
                <w:rFonts w:ascii="Helvetica" w:hAnsi="Helvetica" w:cs="Helvetica"/>
                <w:color w:val="000000"/>
                <w:sz w:val="27"/>
                <w:szCs w:val="27"/>
                <w:shd w:val="clear" w:color="auto" w:fill="FDFDFD"/>
              </w:rPr>
            </w:rPrChange>
          </w:rPr>
          <w:t>PW was $75,770. Unfortunately, it has been confirmed that the PW of Koreans is 26% less than the overall PW of American society. Overall, it can be seen that all sections were lower than the average PW, and the distribution was more skewed downward.</w:t>
        </w:r>
      </w:ins>
    </w:p>
    <w:p w14:paraId="17D48360" w14:textId="77777777" w:rsidR="00811D2A" w:rsidRPr="009E20B5" w:rsidRDefault="00811D2A">
      <w:pPr>
        <w:widowControl/>
        <w:wordWrap/>
        <w:autoSpaceDE/>
        <w:autoSpaceDN/>
        <w:rPr>
          <w:ins w:id="190" w:author="Kim DaeHan" w:date="2022-08-15T01:55:00Z"/>
          <w:rFonts w:ascii="Times New Roman" w:hAnsi="Times New Roman" w:cs="Times New Roman"/>
          <w:b/>
          <w:bCs/>
          <w:color w:val="000000"/>
          <w:sz w:val="24"/>
          <w:szCs w:val="24"/>
          <w:highlight w:val="lightGray"/>
          <w:rPrChange w:id="191" w:author="Kim DaeHan" w:date="2022-08-15T02:10:00Z">
            <w:rPr>
              <w:ins w:id="192" w:author="Kim DaeHan" w:date="2022-08-15T01:55:00Z"/>
              <w:rFonts w:ascii="Times New Roman" w:hAnsi="Times New Roman" w:cs="Times New Roman"/>
              <w:color w:val="000000"/>
              <w:sz w:val="24"/>
              <w:szCs w:val="24"/>
              <w:highlight w:val="lightGray"/>
            </w:rPr>
          </w:rPrChange>
        </w:rPr>
      </w:pPr>
    </w:p>
    <w:p w14:paraId="18B5EED9" w14:textId="4B65657D" w:rsidR="00F44949" w:rsidRPr="009E20B5" w:rsidRDefault="00F44949" w:rsidP="00811D2A">
      <w:pPr>
        <w:pStyle w:val="ab"/>
        <w:numPr>
          <w:ilvl w:val="0"/>
          <w:numId w:val="6"/>
        </w:numPr>
        <w:ind w:leftChars="0"/>
        <w:rPr>
          <w:ins w:id="193" w:author="Kim DaeHan" w:date="2022-08-15T01:55:00Z"/>
          <w:rFonts w:ascii="Times New Roman" w:hAnsi="Times New Roman" w:cs="Times New Roman"/>
          <w:b/>
          <w:bCs/>
          <w:color w:val="000000"/>
          <w:sz w:val="24"/>
          <w:szCs w:val="24"/>
          <w:shd w:val="clear" w:color="auto" w:fill="FDFDFD"/>
          <w:rPrChange w:id="194" w:author="Kim DaeHan" w:date="2022-08-15T02:10:00Z">
            <w:rPr>
              <w:ins w:id="195" w:author="Kim DaeHan" w:date="2022-08-15T01:55:00Z"/>
              <w:shd w:val="clear" w:color="auto" w:fill="FDFDFD"/>
            </w:rPr>
          </w:rPrChange>
        </w:rPr>
      </w:pPr>
      <w:ins w:id="196" w:author="Kim DaeHan" w:date="2022-08-15T01:46:00Z">
        <w:r w:rsidRPr="009E20B5">
          <w:rPr>
            <w:rFonts w:ascii="Times New Roman" w:hAnsi="Times New Roman" w:cs="Times New Roman"/>
            <w:b/>
            <w:bCs/>
            <w:color w:val="000000"/>
            <w:sz w:val="24"/>
            <w:szCs w:val="24"/>
            <w:shd w:val="clear" w:color="auto" w:fill="FDFDFD"/>
            <w:rPrChange w:id="197" w:author="Kim DaeHan" w:date="2022-08-15T02:10:00Z">
              <w:rPr>
                <w:shd w:val="clear" w:color="auto" w:fill="FDFDFD"/>
              </w:rPr>
            </w:rPrChange>
          </w:rPr>
          <w:t>S</w:t>
        </w:r>
      </w:ins>
      <w:ins w:id="198" w:author="Kim DaeHan" w:date="2022-08-15T01:47:00Z">
        <w:r w:rsidRPr="009E20B5">
          <w:rPr>
            <w:rFonts w:ascii="Times New Roman" w:hAnsi="Times New Roman" w:cs="Times New Roman"/>
            <w:b/>
            <w:bCs/>
            <w:color w:val="000000"/>
            <w:sz w:val="24"/>
            <w:szCs w:val="24"/>
            <w:shd w:val="clear" w:color="auto" w:fill="FDFDFD"/>
            <w:rPrChange w:id="199" w:author="Kim DaeHan" w:date="2022-08-15T02:10:00Z">
              <w:rPr>
                <w:shd w:val="clear" w:color="auto" w:fill="FDFDFD"/>
              </w:rPr>
            </w:rPrChange>
          </w:rPr>
          <w:t>OC Title</w:t>
        </w:r>
      </w:ins>
    </w:p>
    <w:p w14:paraId="117EDFF6" w14:textId="016405E4" w:rsidR="00811D2A" w:rsidRDefault="00811D2A" w:rsidP="00811D2A">
      <w:pPr>
        <w:ind w:left="400"/>
        <w:rPr>
          <w:ins w:id="200" w:author="Kim DaeHan" w:date="2022-08-15T01:55:00Z"/>
          <w:rFonts w:ascii="Times New Roman" w:hAnsi="Times New Roman" w:cs="Times New Roman"/>
          <w:color w:val="000000"/>
          <w:sz w:val="24"/>
          <w:szCs w:val="24"/>
          <w:shd w:val="clear" w:color="auto" w:fill="FDFDFD"/>
        </w:rPr>
      </w:pPr>
      <w:ins w:id="201" w:author="Kim DaeHan" w:date="2022-08-15T01:55:00Z">
        <w:r>
          <w:rPr>
            <w:noProof/>
            <w:shd w:val="clear" w:color="auto" w:fill="FDFDFD"/>
          </w:rPr>
          <w:drawing>
            <wp:inline distT="0" distB="0" distL="0" distR="0" wp14:anchorId="31D3EBA2" wp14:editId="6EAE0E0F">
              <wp:extent cx="5731510" cy="2543810"/>
              <wp:effectExtent l="0" t="0" r="2540" b="889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ins>
    </w:p>
    <w:p w14:paraId="49A6F947" w14:textId="46B6C6C7" w:rsidR="009E20B5" w:rsidRDefault="009E20B5" w:rsidP="00EB25E2">
      <w:pPr>
        <w:ind w:left="400"/>
        <w:rPr>
          <w:ins w:id="202" w:author="Kim DaeHan" w:date="2022-08-15T02:10:00Z"/>
          <w:rFonts w:ascii="Times New Roman" w:hAnsi="Times New Roman" w:cs="Times New Roman"/>
          <w:color w:val="000000"/>
          <w:sz w:val="24"/>
          <w:szCs w:val="24"/>
          <w:shd w:val="clear" w:color="auto" w:fill="FDFDFD"/>
        </w:rPr>
      </w:pPr>
      <w:ins w:id="203" w:author="Kim DaeHan" w:date="2022-08-15T02:10:00Z">
        <w:r w:rsidRPr="009E20B5">
          <w:rPr>
            <w:rFonts w:ascii="Times New Roman" w:hAnsi="Times New Roman" w:cs="Times New Roman"/>
            <w:color w:val="000000"/>
            <w:sz w:val="24"/>
            <w:szCs w:val="24"/>
            <w:shd w:val="clear" w:color="auto" w:fill="FDFDFD"/>
            <w:rPrChange w:id="204" w:author="Kim DaeHan" w:date="2022-08-15T02:10:00Z">
              <w:rPr>
                <w:rFonts w:ascii="Helvetica" w:hAnsi="Helvetica" w:cs="Helvetica"/>
                <w:color w:val="000000"/>
                <w:sz w:val="27"/>
                <w:szCs w:val="27"/>
                <w:shd w:val="clear" w:color="auto" w:fill="FDFDFD"/>
              </w:rPr>
            </w:rPrChange>
          </w:rPr>
          <w:lastRenderedPageBreak/>
          <w:t>Although application and system software, which are still in the CS field, account for the main SOC, it can be seen that Koreans are employed in relatively various fields.</w:t>
        </w:r>
      </w:ins>
    </w:p>
    <w:p w14:paraId="3FA7BAE6" w14:textId="77777777" w:rsidR="009E20B5" w:rsidRPr="009E20B5" w:rsidRDefault="009E20B5">
      <w:pPr>
        <w:ind w:left="400"/>
        <w:rPr>
          <w:ins w:id="205" w:author="Kim DaeHan" w:date="2022-08-15T01:47:00Z"/>
          <w:rFonts w:ascii="Times New Roman" w:hAnsi="Times New Roman" w:cs="Times New Roman"/>
          <w:color w:val="000000"/>
          <w:sz w:val="24"/>
          <w:szCs w:val="24"/>
          <w:shd w:val="clear" w:color="auto" w:fill="FDFDFD"/>
          <w:rPrChange w:id="206" w:author="Kim DaeHan" w:date="2022-08-15T02:10:00Z">
            <w:rPr>
              <w:ins w:id="207" w:author="Kim DaeHan" w:date="2022-08-15T01:47:00Z"/>
              <w:sz w:val="24"/>
              <w:szCs w:val="24"/>
              <w:shd w:val="clear" w:color="auto" w:fill="FDFDFD"/>
            </w:rPr>
          </w:rPrChange>
        </w:rPr>
        <w:pPrChange w:id="208" w:author="Kim DaeHan" w:date="2022-08-15T01:55:00Z">
          <w:pPr>
            <w:pStyle w:val="ab"/>
            <w:numPr>
              <w:numId w:val="6"/>
            </w:numPr>
            <w:ind w:leftChars="0" w:left="760" w:hanging="360"/>
          </w:pPr>
        </w:pPrChange>
      </w:pPr>
    </w:p>
    <w:p w14:paraId="59DB92DD" w14:textId="01B2DBC1" w:rsidR="00F44949" w:rsidRPr="009E20B5" w:rsidRDefault="00F44949" w:rsidP="00F44949">
      <w:pPr>
        <w:pStyle w:val="ab"/>
        <w:numPr>
          <w:ilvl w:val="0"/>
          <w:numId w:val="6"/>
        </w:numPr>
        <w:ind w:leftChars="0"/>
        <w:rPr>
          <w:ins w:id="209" w:author="Kim DaeHan" w:date="2022-08-15T01:49:00Z"/>
          <w:rFonts w:ascii="Times New Roman" w:hAnsi="Times New Roman" w:cs="Times New Roman"/>
          <w:b/>
          <w:bCs/>
          <w:color w:val="000000"/>
          <w:sz w:val="24"/>
          <w:szCs w:val="24"/>
          <w:shd w:val="clear" w:color="auto" w:fill="FDFDFD"/>
          <w:rPrChange w:id="210" w:author="Kim DaeHan" w:date="2022-08-15T02:10:00Z">
            <w:rPr>
              <w:ins w:id="211" w:author="Kim DaeHan" w:date="2022-08-15T01:49:00Z"/>
              <w:rFonts w:ascii="Times New Roman" w:hAnsi="Times New Roman" w:cs="Times New Roman"/>
              <w:color w:val="000000"/>
              <w:sz w:val="24"/>
              <w:szCs w:val="24"/>
              <w:shd w:val="clear" w:color="auto" w:fill="FDFDFD"/>
            </w:rPr>
          </w:rPrChange>
        </w:rPr>
      </w:pPr>
      <w:ins w:id="212" w:author="Kim DaeHan" w:date="2022-08-15T01:47:00Z">
        <w:r w:rsidRPr="009E20B5">
          <w:rPr>
            <w:rFonts w:ascii="Times New Roman" w:hAnsi="Times New Roman" w:cs="Times New Roman"/>
            <w:b/>
            <w:bCs/>
            <w:color w:val="000000"/>
            <w:sz w:val="24"/>
            <w:szCs w:val="24"/>
            <w:shd w:val="clear" w:color="auto" w:fill="FDFDFD"/>
            <w:rPrChange w:id="213" w:author="Kim DaeHan" w:date="2022-08-15T02:10:00Z">
              <w:rPr>
                <w:rFonts w:ascii="Times New Roman" w:hAnsi="Times New Roman" w:cs="Times New Roman"/>
                <w:color w:val="000000"/>
                <w:sz w:val="24"/>
                <w:szCs w:val="24"/>
                <w:shd w:val="clear" w:color="auto" w:fill="FDFDFD"/>
              </w:rPr>
            </w:rPrChange>
          </w:rPr>
          <w:t>Employer Company</w:t>
        </w:r>
      </w:ins>
    </w:p>
    <w:p w14:paraId="45A528E5" w14:textId="64FD061E" w:rsidR="00F44949" w:rsidRDefault="00F44949" w:rsidP="00F44949">
      <w:pPr>
        <w:ind w:left="400"/>
        <w:rPr>
          <w:ins w:id="214" w:author="Kim DaeHan" w:date="2022-08-15T02:10:00Z"/>
          <w:rFonts w:ascii="Times New Roman" w:hAnsi="Times New Roman" w:cs="Times New Roman"/>
          <w:color w:val="000000"/>
          <w:sz w:val="24"/>
          <w:szCs w:val="24"/>
          <w:shd w:val="clear" w:color="auto" w:fill="FDFDFD"/>
        </w:rPr>
      </w:pPr>
      <w:ins w:id="215" w:author="Kim DaeHan" w:date="2022-08-15T01:49:00Z">
        <w:r>
          <w:rPr>
            <w:rFonts w:ascii="Times New Roman" w:hAnsi="Times New Roman" w:cs="Times New Roman" w:hint="eastAsia"/>
            <w:noProof/>
            <w:color w:val="000000"/>
            <w:shd w:val="clear" w:color="auto" w:fill="FDFDFD"/>
          </w:rPr>
          <w:drawing>
            <wp:inline distT="0" distB="0" distL="0" distR="0" wp14:anchorId="0AD7CF12" wp14:editId="4420FB9A">
              <wp:extent cx="5731510" cy="2543810"/>
              <wp:effectExtent l="0" t="0" r="254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ins>
    </w:p>
    <w:p w14:paraId="337BD79F" w14:textId="1A9CAD2F" w:rsidR="00EB25E2" w:rsidRDefault="008D4DF9" w:rsidP="00EB25E2">
      <w:pPr>
        <w:ind w:left="400"/>
        <w:rPr>
          <w:ins w:id="216" w:author="Kim DaeHan" w:date="2022-08-15T02:20:00Z"/>
          <w:rFonts w:ascii="Times New Roman" w:hAnsi="Times New Roman" w:cs="Times New Roman"/>
          <w:color w:val="000000"/>
          <w:sz w:val="24"/>
          <w:szCs w:val="24"/>
          <w:shd w:val="clear" w:color="auto" w:fill="FDFDFD"/>
        </w:rPr>
      </w:pPr>
      <w:ins w:id="217" w:author="Kim DaeHan" w:date="2022-08-15T02:12:00Z">
        <w:r w:rsidRPr="00EB25E2">
          <w:rPr>
            <w:rFonts w:ascii="Times New Roman" w:hAnsi="Times New Roman" w:cs="Times New Roman"/>
            <w:color w:val="000000"/>
            <w:sz w:val="24"/>
            <w:szCs w:val="24"/>
            <w:shd w:val="clear" w:color="auto" w:fill="FDFDFD"/>
            <w:rPrChange w:id="218" w:author="Kim DaeHan" w:date="2022-08-15T02:20:00Z">
              <w:rPr>
                <w:rFonts w:ascii="Helvetica" w:hAnsi="Helvetica" w:cs="Helvetica"/>
                <w:color w:val="000000"/>
                <w:sz w:val="27"/>
                <w:szCs w:val="27"/>
                <w:shd w:val="clear" w:color="auto" w:fill="FDFDFD"/>
              </w:rPr>
            </w:rPrChange>
          </w:rPr>
          <w:t>Representative IT companies such as Google, Microsoft, and Amazon ranked, all of which are presumed to be located in Silicon Valley.</w:t>
        </w:r>
      </w:ins>
    </w:p>
    <w:p w14:paraId="13FC7BB9" w14:textId="77777777" w:rsidR="00EB25E2" w:rsidRPr="00F44949" w:rsidRDefault="00EB25E2">
      <w:pPr>
        <w:ind w:left="400"/>
        <w:rPr>
          <w:ins w:id="219" w:author="Kim DaeHan" w:date="2022-08-15T01:47:00Z"/>
          <w:rFonts w:ascii="Times New Roman" w:hAnsi="Times New Roman" w:cs="Times New Roman"/>
          <w:color w:val="000000"/>
          <w:sz w:val="24"/>
          <w:szCs w:val="24"/>
          <w:shd w:val="clear" w:color="auto" w:fill="FDFDFD"/>
          <w:rPrChange w:id="220" w:author="Kim DaeHan" w:date="2022-08-15T01:49:00Z">
            <w:rPr>
              <w:ins w:id="221" w:author="Kim DaeHan" w:date="2022-08-15T01:47:00Z"/>
              <w:shd w:val="clear" w:color="auto" w:fill="FDFDFD"/>
            </w:rPr>
          </w:rPrChange>
        </w:rPr>
        <w:pPrChange w:id="222" w:author="Kim DaeHan" w:date="2022-08-15T01:49:00Z">
          <w:pPr>
            <w:pStyle w:val="ab"/>
            <w:numPr>
              <w:numId w:val="6"/>
            </w:numPr>
            <w:ind w:leftChars="0" w:left="760" w:hanging="360"/>
          </w:pPr>
        </w:pPrChange>
      </w:pPr>
    </w:p>
    <w:p w14:paraId="7EE295AC" w14:textId="1DE7BA11" w:rsidR="00F44949" w:rsidRPr="00EB25E2" w:rsidRDefault="00F44949" w:rsidP="00F44949">
      <w:pPr>
        <w:pStyle w:val="ab"/>
        <w:numPr>
          <w:ilvl w:val="0"/>
          <w:numId w:val="6"/>
        </w:numPr>
        <w:ind w:leftChars="0"/>
        <w:rPr>
          <w:ins w:id="223" w:author="Kim DaeHan" w:date="2022-08-15T01:49:00Z"/>
          <w:rFonts w:ascii="Times New Roman" w:hAnsi="Times New Roman" w:cs="Times New Roman"/>
          <w:b/>
          <w:bCs/>
          <w:color w:val="000000"/>
          <w:sz w:val="24"/>
          <w:szCs w:val="24"/>
          <w:shd w:val="clear" w:color="auto" w:fill="FDFDFD"/>
          <w:rPrChange w:id="224" w:author="Kim DaeHan" w:date="2022-08-15T02:20:00Z">
            <w:rPr>
              <w:ins w:id="225" w:author="Kim DaeHan" w:date="2022-08-15T01:49:00Z"/>
              <w:rFonts w:ascii="Times New Roman" w:hAnsi="Times New Roman" w:cs="Times New Roman"/>
              <w:color w:val="000000"/>
              <w:sz w:val="24"/>
              <w:szCs w:val="24"/>
              <w:shd w:val="clear" w:color="auto" w:fill="FDFDFD"/>
            </w:rPr>
          </w:rPrChange>
        </w:rPr>
      </w:pPr>
      <w:ins w:id="226" w:author="Kim DaeHan" w:date="2022-08-15T01:47:00Z">
        <w:r w:rsidRPr="00EB25E2">
          <w:rPr>
            <w:rFonts w:ascii="Times New Roman" w:hAnsi="Times New Roman" w:cs="Times New Roman"/>
            <w:b/>
            <w:bCs/>
            <w:color w:val="000000"/>
            <w:sz w:val="24"/>
            <w:szCs w:val="24"/>
            <w:shd w:val="clear" w:color="auto" w:fill="FDFDFD"/>
            <w:rPrChange w:id="227" w:author="Kim DaeHan" w:date="2022-08-15T02:20:00Z">
              <w:rPr>
                <w:rFonts w:ascii="Times New Roman" w:hAnsi="Times New Roman" w:cs="Times New Roman"/>
                <w:color w:val="000000"/>
                <w:sz w:val="24"/>
                <w:szCs w:val="24"/>
                <w:shd w:val="clear" w:color="auto" w:fill="FDFDFD"/>
              </w:rPr>
            </w:rPrChange>
          </w:rPr>
          <w:t>Education</w:t>
        </w:r>
      </w:ins>
    </w:p>
    <w:p w14:paraId="2B558E32" w14:textId="50F71652" w:rsidR="00F44949" w:rsidRDefault="00F44949">
      <w:pPr>
        <w:ind w:left="400"/>
        <w:jc w:val="center"/>
        <w:rPr>
          <w:ins w:id="228" w:author="Kim DaeHan" w:date="2022-08-15T01:49:00Z"/>
          <w:rFonts w:ascii="Times New Roman" w:hAnsi="Times New Roman" w:cs="Times New Roman"/>
          <w:color w:val="000000"/>
          <w:sz w:val="24"/>
          <w:szCs w:val="24"/>
          <w:shd w:val="clear" w:color="auto" w:fill="FDFDFD"/>
        </w:rPr>
        <w:pPrChange w:id="229" w:author="Kim DaeHan" w:date="2022-08-15T02:20:00Z">
          <w:pPr>
            <w:ind w:left="400"/>
          </w:pPr>
        </w:pPrChange>
      </w:pPr>
      <w:ins w:id="230" w:author="Kim DaeHan" w:date="2022-08-15T01:49:00Z">
        <w:r>
          <w:rPr>
            <w:rFonts w:ascii="Times New Roman" w:hAnsi="Times New Roman" w:cs="Times New Roman" w:hint="eastAsia"/>
            <w:noProof/>
            <w:color w:val="000000"/>
            <w:shd w:val="clear" w:color="auto" w:fill="FDFDFD"/>
          </w:rPr>
          <w:drawing>
            <wp:inline distT="0" distB="0" distL="0" distR="0" wp14:anchorId="2E52ADA6" wp14:editId="3ADD4AC6">
              <wp:extent cx="2683001" cy="2628900"/>
              <wp:effectExtent l="0" t="0" r="317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6901" cy="2632722"/>
                      </a:xfrm>
                      <a:prstGeom prst="rect">
                        <a:avLst/>
                      </a:prstGeom>
                      <a:noFill/>
                      <a:ln>
                        <a:noFill/>
                      </a:ln>
                    </pic:spPr>
                  </pic:pic>
                </a:graphicData>
              </a:graphic>
            </wp:inline>
          </w:drawing>
        </w:r>
      </w:ins>
    </w:p>
    <w:p w14:paraId="7666EB4A" w14:textId="63961E67" w:rsidR="003B5AF6" w:rsidRPr="00EC0E11" w:rsidRDefault="006D1436">
      <w:pPr>
        <w:ind w:left="400"/>
        <w:rPr>
          <w:ins w:id="231" w:author="Kim DaeHan" w:date="2022-08-15T00:43:00Z"/>
          <w:rFonts w:ascii="Times New Roman" w:hAnsi="Times New Roman" w:cs="Times New Roman"/>
          <w:color w:val="000000"/>
          <w:sz w:val="24"/>
          <w:szCs w:val="24"/>
          <w:shd w:val="clear" w:color="auto" w:fill="FDFDFD"/>
          <w:rPrChange w:id="232" w:author="Kim DaeHan" w:date="2022-08-15T02:26:00Z">
            <w:rPr>
              <w:ins w:id="233" w:author="Kim DaeHan" w:date="2022-08-15T00:43:00Z"/>
              <w:rFonts w:ascii="Times New Roman" w:hAnsi="Times New Roman" w:cs="Times New Roman"/>
              <w:b/>
              <w:bCs/>
            </w:rPr>
          </w:rPrChange>
        </w:rPr>
        <w:pPrChange w:id="234" w:author="Kim DaeHan" w:date="2022-08-15T02:26:00Z">
          <w:pPr/>
        </w:pPrChange>
      </w:pPr>
      <w:ins w:id="235" w:author="Kim DaeHan" w:date="2022-08-15T02:25:00Z">
        <w:r w:rsidRPr="00EC0E11">
          <w:rPr>
            <w:rFonts w:ascii="Times New Roman" w:hAnsi="Times New Roman" w:cs="Times New Roman"/>
            <w:color w:val="000000"/>
            <w:sz w:val="24"/>
            <w:szCs w:val="24"/>
            <w:shd w:val="clear" w:color="auto" w:fill="FDFDFD"/>
            <w:rPrChange w:id="236" w:author="Kim DaeHan" w:date="2022-08-15T02:26:00Z">
              <w:rPr>
                <w:rFonts w:ascii="Helvetica" w:hAnsi="Helvetica" w:cs="Helvetica"/>
                <w:color w:val="000000"/>
                <w:sz w:val="27"/>
                <w:szCs w:val="27"/>
                <w:shd w:val="clear" w:color="auto" w:fill="FDFDFD"/>
              </w:rPr>
            </w:rPrChange>
          </w:rPr>
          <w:t xml:space="preserve">More than the </w:t>
        </w:r>
      </w:ins>
      <w:ins w:id="237" w:author="Kim DaeHan" w:date="2022-08-15T15:27:00Z">
        <w:r w:rsidR="00C14855" w:rsidRPr="00C14855">
          <w:rPr>
            <w:rFonts w:ascii="Times New Roman" w:hAnsi="Times New Roman" w:cs="Times New Roman"/>
            <w:color w:val="000000"/>
            <w:sz w:val="24"/>
            <w:szCs w:val="24"/>
            <w:shd w:val="clear" w:color="auto" w:fill="FDFDFD"/>
          </w:rPr>
          <w:t>above-mentioned</w:t>
        </w:r>
      </w:ins>
      <w:ins w:id="238" w:author="Kim DaeHan" w:date="2022-08-15T02:25:00Z">
        <w:r w:rsidRPr="00EC0E11">
          <w:rPr>
            <w:rFonts w:ascii="Times New Roman" w:hAnsi="Times New Roman" w:cs="Times New Roman"/>
            <w:color w:val="000000"/>
            <w:sz w:val="24"/>
            <w:szCs w:val="24"/>
            <w:shd w:val="clear" w:color="auto" w:fill="FDFDFD"/>
            <w:rPrChange w:id="239" w:author="Kim DaeHan" w:date="2022-08-15T02:26:00Z">
              <w:rPr>
                <w:rFonts w:ascii="Helvetica" w:hAnsi="Helvetica" w:cs="Helvetica"/>
                <w:color w:val="000000"/>
                <w:sz w:val="27"/>
                <w:szCs w:val="27"/>
                <w:shd w:val="clear" w:color="auto" w:fill="FDFDFD"/>
              </w:rPr>
            </w:rPrChange>
          </w:rPr>
          <w:t xml:space="preserve"> bachelor's degree </w:t>
        </w:r>
      </w:ins>
      <w:ins w:id="240" w:author="Kim DaeHan" w:date="2022-08-15T15:28:00Z">
        <w:r w:rsidR="00C14855">
          <w:rPr>
            <w:rFonts w:ascii="Times New Roman" w:hAnsi="Times New Roman" w:cs="Times New Roman"/>
            <w:color w:val="000000"/>
            <w:sz w:val="24"/>
            <w:szCs w:val="24"/>
            <w:shd w:val="clear" w:color="auto" w:fill="FDFDFD"/>
          </w:rPr>
          <w:t xml:space="preserve">proportion </w:t>
        </w:r>
      </w:ins>
      <w:ins w:id="241" w:author="Kim DaeHan" w:date="2022-08-15T02:25:00Z">
        <w:r w:rsidRPr="00EC0E11">
          <w:rPr>
            <w:rFonts w:ascii="Times New Roman" w:hAnsi="Times New Roman" w:cs="Times New Roman"/>
            <w:color w:val="000000"/>
            <w:sz w:val="24"/>
            <w:szCs w:val="24"/>
            <w:shd w:val="clear" w:color="auto" w:fill="FDFDFD"/>
            <w:rPrChange w:id="242" w:author="Kim DaeHan" w:date="2022-08-15T02:26:00Z">
              <w:rPr>
                <w:rFonts w:ascii="Helvetica" w:hAnsi="Helvetica" w:cs="Helvetica"/>
                <w:color w:val="000000"/>
                <w:sz w:val="27"/>
                <w:szCs w:val="27"/>
                <w:shd w:val="clear" w:color="auto" w:fill="FDFDFD"/>
              </w:rPr>
            </w:rPrChange>
          </w:rPr>
          <w:t>in C</w:t>
        </w:r>
      </w:ins>
      <w:ins w:id="243" w:author="Kim DaeHan" w:date="2022-08-15T15:33:00Z">
        <w:r w:rsidR="00C211C5">
          <w:rPr>
            <w:rFonts w:ascii="Times New Roman" w:hAnsi="Times New Roman" w:cs="Times New Roman"/>
            <w:color w:val="000000"/>
            <w:sz w:val="24"/>
            <w:szCs w:val="24"/>
            <w:shd w:val="clear" w:color="auto" w:fill="FDFDFD"/>
          </w:rPr>
          <w:t>alifornia</w:t>
        </w:r>
      </w:ins>
      <w:ins w:id="244" w:author="Kim DaeHan" w:date="2022-08-15T02:25:00Z">
        <w:r w:rsidRPr="00EC0E11">
          <w:rPr>
            <w:rFonts w:ascii="Times New Roman" w:hAnsi="Times New Roman" w:cs="Times New Roman"/>
            <w:color w:val="000000"/>
            <w:sz w:val="24"/>
            <w:szCs w:val="24"/>
            <w:shd w:val="clear" w:color="auto" w:fill="FDFDFD"/>
            <w:rPrChange w:id="245" w:author="Kim DaeHan" w:date="2022-08-15T02:26:00Z">
              <w:rPr>
                <w:rFonts w:ascii="Helvetica" w:hAnsi="Helvetica" w:cs="Helvetica"/>
                <w:color w:val="000000"/>
                <w:sz w:val="27"/>
                <w:szCs w:val="27"/>
                <w:shd w:val="clear" w:color="auto" w:fill="FDFDFD"/>
              </w:rPr>
            </w:rPrChange>
          </w:rPr>
          <w:t xml:space="preserve"> and </w:t>
        </w:r>
        <w:proofErr w:type="spellStart"/>
        <w:r w:rsidRPr="00EC0E11">
          <w:rPr>
            <w:rFonts w:ascii="Times New Roman" w:hAnsi="Times New Roman" w:cs="Times New Roman"/>
            <w:color w:val="000000"/>
            <w:sz w:val="24"/>
            <w:szCs w:val="24"/>
            <w:shd w:val="clear" w:color="auto" w:fill="FDFDFD"/>
            <w:rPrChange w:id="246" w:author="Kim DaeHan" w:date="2022-08-15T02:26:00Z">
              <w:rPr>
                <w:rFonts w:ascii="Helvetica" w:hAnsi="Helvetica" w:cs="Helvetica"/>
                <w:color w:val="000000"/>
                <w:sz w:val="27"/>
                <w:szCs w:val="27"/>
                <w:shd w:val="clear" w:color="auto" w:fill="FDFDFD"/>
              </w:rPr>
            </w:rPrChange>
          </w:rPr>
          <w:t>T</w:t>
        </w:r>
      </w:ins>
      <w:ins w:id="247" w:author="Kim DaeHan" w:date="2022-08-15T15:33:00Z">
        <w:r w:rsidR="00C211C5">
          <w:rPr>
            <w:rFonts w:ascii="Times New Roman" w:hAnsi="Times New Roman" w:cs="Times New Roman"/>
            <w:color w:val="000000"/>
            <w:sz w:val="24"/>
            <w:szCs w:val="24"/>
            <w:shd w:val="clear" w:color="auto" w:fill="FDFDFD"/>
          </w:rPr>
          <w:t>exa</w:t>
        </w:r>
      </w:ins>
      <w:proofErr w:type="spellEnd"/>
      <w:ins w:id="248" w:author="Kim DaeHan" w:date="2022-08-15T02:25:00Z">
        <w:r w:rsidRPr="00EC0E11">
          <w:rPr>
            <w:rFonts w:ascii="Times New Roman" w:hAnsi="Times New Roman" w:cs="Times New Roman"/>
            <w:color w:val="000000"/>
            <w:sz w:val="24"/>
            <w:szCs w:val="24"/>
            <w:shd w:val="clear" w:color="auto" w:fill="FDFDFD"/>
            <w:rPrChange w:id="249" w:author="Kim DaeHan" w:date="2022-08-15T02:26:00Z">
              <w:rPr>
                <w:rFonts w:ascii="Helvetica" w:hAnsi="Helvetica" w:cs="Helvetica"/>
                <w:color w:val="000000"/>
                <w:sz w:val="27"/>
                <w:szCs w:val="27"/>
                <w:shd w:val="clear" w:color="auto" w:fill="FDFDFD"/>
              </w:rPr>
            </w:rPrChange>
          </w:rPr>
          <w:t xml:space="preserve">, </w:t>
        </w:r>
      </w:ins>
      <w:ins w:id="250" w:author="Kim DaeHan" w:date="2022-08-15T15:28:00Z">
        <w:r w:rsidR="00C14855">
          <w:rPr>
            <w:rFonts w:ascii="Times New Roman" w:hAnsi="Times New Roman" w:cs="Times New Roman"/>
            <w:color w:val="000000"/>
            <w:sz w:val="24"/>
            <w:szCs w:val="24"/>
            <w:shd w:val="clear" w:color="auto" w:fill="FDFDFD"/>
          </w:rPr>
          <w:t xml:space="preserve">Korean </w:t>
        </w:r>
      </w:ins>
      <w:ins w:id="251" w:author="Kim DaeHan" w:date="2022-08-15T02:25:00Z">
        <w:r w:rsidRPr="00EC0E11">
          <w:rPr>
            <w:rFonts w:ascii="Times New Roman" w:hAnsi="Times New Roman" w:cs="Times New Roman"/>
            <w:color w:val="000000"/>
            <w:sz w:val="24"/>
            <w:szCs w:val="24"/>
            <w:shd w:val="clear" w:color="auto" w:fill="FDFDFD"/>
            <w:rPrChange w:id="252" w:author="Kim DaeHan" w:date="2022-08-15T02:26:00Z">
              <w:rPr>
                <w:rFonts w:ascii="Helvetica" w:hAnsi="Helvetica" w:cs="Helvetica"/>
                <w:color w:val="000000"/>
                <w:sz w:val="27"/>
                <w:szCs w:val="27"/>
                <w:shd w:val="clear" w:color="auto" w:fill="FDFDFD"/>
              </w:rPr>
            </w:rPrChange>
          </w:rPr>
          <w:t>have a</w:t>
        </w:r>
      </w:ins>
      <w:ins w:id="253" w:author="Kim DaeHan" w:date="2022-08-15T15:28:00Z">
        <w:r w:rsidR="00C14855">
          <w:rPr>
            <w:rFonts w:ascii="Times New Roman" w:hAnsi="Times New Roman" w:cs="Times New Roman"/>
            <w:color w:val="000000"/>
            <w:sz w:val="24"/>
            <w:szCs w:val="24"/>
            <w:shd w:val="clear" w:color="auto" w:fill="FDFDFD"/>
          </w:rPr>
          <w:t xml:space="preserve"> </w:t>
        </w:r>
        <w:r w:rsidR="00C14855" w:rsidRPr="00A745CA">
          <w:rPr>
            <w:rFonts w:ascii="Times New Roman" w:hAnsi="Times New Roman" w:cs="Times New Roman"/>
            <w:color w:val="000000"/>
            <w:sz w:val="24"/>
            <w:szCs w:val="24"/>
            <w:shd w:val="clear" w:color="auto" w:fill="FDFDFD"/>
          </w:rPr>
          <w:t>55%</w:t>
        </w:r>
      </w:ins>
      <w:ins w:id="254" w:author="Kim DaeHan" w:date="2022-08-15T02:25:00Z">
        <w:r w:rsidRPr="00EC0E11">
          <w:rPr>
            <w:rFonts w:ascii="Times New Roman" w:hAnsi="Times New Roman" w:cs="Times New Roman"/>
            <w:color w:val="000000"/>
            <w:sz w:val="24"/>
            <w:szCs w:val="24"/>
            <w:shd w:val="clear" w:color="auto" w:fill="FDFDFD"/>
            <w:rPrChange w:id="255" w:author="Kim DaeHan" w:date="2022-08-15T02:26:00Z">
              <w:rPr>
                <w:rFonts w:ascii="Helvetica" w:hAnsi="Helvetica" w:cs="Helvetica"/>
                <w:color w:val="000000"/>
                <w:sz w:val="27"/>
                <w:szCs w:val="27"/>
                <w:shd w:val="clear" w:color="auto" w:fill="FDFDFD"/>
              </w:rPr>
            </w:rPrChange>
          </w:rPr>
          <w:t xml:space="preserve"> bachelor's degree, and about 24% have a master's degree. In the unique part, it can be seen that the ratio of doctors increased slightly compared to the low ratio of masters. This is considered to be closely related to Korean sentiment, which is considered a common route to enter the U.S. by going to the U.S. with a </w:t>
        </w:r>
      </w:ins>
      <w:ins w:id="256" w:author="Kim DaeHan" w:date="2022-08-15T15:29:00Z">
        <w:r w:rsidR="00152A36">
          <w:rPr>
            <w:rFonts w:ascii="Times New Roman" w:hAnsi="Times New Roman" w:cs="Times New Roman" w:hint="eastAsia"/>
            <w:color w:val="000000"/>
            <w:sz w:val="24"/>
            <w:szCs w:val="24"/>
            <w:shd w:val="clear" w:color="auto" w:fill="FDFDFD"/>
          </w:rPr>
          <w:t>D</w:t>
        </w:r>
        <w:r w:rsidR="00152A36">
          <w:rPr>
            <w:rFonts w:ascii="Times New Roman" w:hAnsi="Times New Roman" w:cs="Times New Roman"/>
            <w:color w:val="000000"/>
            <w:sz w:val="24"/>
            <w:szCs w:val="24"/>
            <w:shd w:val="clear" w:color="auto" w:fill="FDFDFD"/>
          </w:rPr>
          <w:t>octor</w:t>
        </w:r>
      </w:ins>
      <w:ins w:id="257" w:author="Kim DaeHan" w:date="2022-08-15T02:25:00Z">
        <w:r w:rsidRPr="00EC0E11">
          <w:rPr>
            <w:rFonts w:ascii="Times New Roman" w:hAnsi="Times New Roman" w:cs="Times New Roman"/>
            <w:color w:val="000000"/>
            <w:sz w:val="24"/>
            <w:szCs w:val="24"/>
            <w:shd w:val="clear" w:color="auto" w:fill="FDFDFD"/>
            <w:rPrChange w:id="258" w:author="Kim DaeHan" w:date="2022-08-15T02:26:00Z">
              <w:rPr>
                <w:rFonts w:ascii="Helvetica" w:hAnsi="Helvetica" w:cs="Helvetica"/>
                <w:color w:val="000000"/>
                <w:sz w:val="27"/>
                <w:szCs w:val="27"/>
                <w:shd w:val="clear" w:color="auto" w:fill="FDFDFD"/>
              </w:rPr>
            </w:rPrChange>
          </w:rPr>
          <w:t>'s degree at a domestic graduate school.</w:t>
        </w:r>
      </w:ins>
    </w:p>
    <w:p w14:paraId="4337946D" w14:textId="60BC929A" w:rsidR="003B5AF6" w:rsidRPr="003B5AF6" w:rsidRDefault="003B5AF6" w:rsidP="003B5AF6">
      <w:pPr>
        <w:pStyle w:val="ab"/>
        <w:numPr>
          <w:ilvl w:val="0"/>
          <w:numId w:val="2"/>
        </w:numPr>
        <w:ind w:leftChars="0"/>
        <w:rPr>
          <w:ins w:id="259" w:author="Kim DaeHan" w:date="2022-08-15T00:43:00Z"/>
          <w:rFonts w:ascii="Times New Roman" w:hAnsi="Times New Roman" w:cs="Times New Roman"/>
          <w:b/>
          <w:bCs/>
          <w:sz w:val="28"/>
          <w:szCs w:val="28"/>
        </w:rPr>
      </w:pPr>
      <w:ins w:id="260" w:author="Kim DaeHan" w:date="2022-08-15T00:43:00Z">
        <w:r>
          <w:rPr>
            <w:rFonts w:ascii="Times New Roman" w:hAnsi="Times New Roman" w:cs="Times New Roman" w:hint="eastAsia"/>
            <w:b/>
            <w:bCs/>
            <w:sz w:val="28"/>
            <w:szCs w:val="28"/>
          </w:rPr>
          <w:lastRenderedPageBreak/>
          <w:t xml:space="preserve"> </w:t>
        </w:r>
        <w:r>
          <w:rPr>
            <w:rFonts w:ascii="Times New Roman" w:hAnsi="Times New Roman" w:cs="Times New Roman"/>
            <w:b/>
            <w:bCs/>
            <w:sz w:val="28"/>
            <w:szCs w:val="28"/>
          </w:rPr>
          <w:t>Conclusion</w:t>
        </w:r>
      </w:ins>
    </w:p>
    <w:p w14:paraId="12D84662" w14:textId="5BB5F765" w:rsidR="003B5AF6" w:rsidRPr="00C14855" w:rsidRDefault="00180820" w:rsidP="003B5AF6">
      <w:pPr>
        <w:rPr>
          <w:ins w:id="261" w:author="Kim DaeHan" w:date="2022-08-15T02:35:00Z"/>
          <w:rFonts w:ascii="Times New Roman" w:hAnsi="Times New Roman" w:cs="Times New Roman"/>
          <w:color w:val="000000"/>
          <w:sz w:val="24"/>
          <w:szCs w:val="24"/>
          <w:shd w:val="clear" w:color="auto" w:fill="FDFDFD"/>
        </w:rPr>
      </w:pPr>
      <w:ins w:id="262" w:author="Kim DaeHan" w:date="2022-08-15T02:35:00Z">
        <w:r w:rsidRPr="00C14855">
          <w:rPr>
            <w:rFonts w:ascii="Times New Roman" w:hAnsi="Times New Roman" w:cs="Times New Roman"/>
            <w:color w:val="000000"/>
            <w:sz w:val="24"/>
            <w:szCs w:val="24"/>
            <w:shd w:val="clear" w:color="auto" w:fill="FDFDFD"/>
            <w:rPrChange w:id="263" w:author="Kim DaeHan" w:date="2022-08-15T15:27:00Z">
              <w:rPr>
                <w:rFonts w:ascii="Helvetica" w:hAnsi="Helvetica" w:cs="Helvetica"/>
                <w:color w:val="000000"/>
                <w:sz w:val="27"/>
                <w:szCs w:val="27"/>
                <w:shd w:val="clear" w:color="auto" w:fill="FDFDFD"/>
              </w:rPr>
            </w:rPrChange>
          </w:rPr>
          <w:t>In conclusion, it was confirmed that the trend of the US foreign worker market was generally very focused on the CS field in time for the 4th industrial period. Through this, many workers are flowing into California and Texas, which are building high-tech IT industrial complexes. Korea</w:t>
        </w:r>
      </w:ins>
      <w:ins w:id="264" w:author="Kim DaeHan" w:date="2022-08-15T02:36:00Z">
        <w:r w:rsidRPr="00C14855">
          <w:rPr>
            <w:rFonts w:ascii="Times New Roman" w:hAnsi="Times New Roman" w:cs="Times New Roman"/>
            <w:color w:val="000000"/>
            <w:sz w:val="24"/>
            <w:szCs w:val="24"/>
            <w:shd w:val="clear" w:color="auto" w:fill="FDFDFD"/>
          </w:rPr>
          <w:t>n</w:t>
        </w:r>
      </w:ins>
      <w:ins w:id="265" w:author="Kim DaeHan" w:date="2022-08-15T02:35:00Z">
        <w:r w:rsidRPr="00C14855">
          <w:rPr>
            <w:rFonts w:ascii="Times New Roman" w:hAnsi="Times New Roman" w:cs="Times New Roman"/>
            <w:color w:val="000000"/>
            <w:sz w:val="24"/>
            <w:szCs w:val="24"/>
            <w:shd w:val="clear" w:color="auto" w:fill="FDFDFD"/>
            <w:rPrChange w:id="266" w:author="Kim DaeHan" w:date="2022-08-15T15:27:00Z">
              <w:rPr>
                <w:rFonts w:ascii="Helvetica" w:hAnsi="Helvetica" w:cs="Helvetica"/>
                <w:color w:val="000000"/>
                <w:sz w:val="27"/>
                <w:szCs w:val="27"/>
                <w:shd w:val="clear" w:color="auto" w:fill="FDFDFD"/>
              </w:rPr>
            </w:rPrChange>
          </w:rPr>
          <w:t xml:space="preserve"> also showed a similar pattern overall according to this trend, but it was confirmed that the PW was relatively 26% lower than other foreign workers on a PERM dataset basis. In addition, it can be seen that the proportion of Koreans entering Texas is relatively small, which is likely to be somewhat negative for Koreans to recognize Texas. However, Texas is cheaper than California in terms of prices and taxes, and a number of star companies are currently located in Silicon Hills, and large companies are also building a number of factories on the Texas site. </w:t>
        </w:r>
      </w:ins>
      <w:ins w:id="267" w:author="Kim DaeHan" w:date="2022-08-15T15:26:00Z">
        <w:r w:rsidR="00C14855" w:rsidRPr="00C14855">
          <w:rPr>
            <w:rFonts w:ascii="Times New Roman" w:hAnsi="Times New Roman" w:cs="Times New Roman"/>
            <w:color w:val="000000"/>
            <w:sz w:val="24"/>
            <w:szCs w:val="24"/>
            <w:shd w:val="clear" w:color="auto" w:fill="FDFDFD"/>
            <w:rPrChange w:id="268" w:author="Kim DaeHan" w:date="2022-08-15T15:27:00Z">
              <w:rPr>
                <w:rFonts w:ascii="Helvetica" w:hAnsi="Helvetica" w:cs="Helvetica"/>
                <w:color w:val="000000"/>
                <w:sz w:val="27"/>
                <w:szCs w:val="27"/>
                <w:shd w:val="clear" w:color="auto" w:fill="FDFDFD"/>
              </w:rPr>
            </w:rPrChange>
          </w:rPr>
          <w:t>In order for Koreans to enter the U.S. stably and strategically, it is important to grasp the possibility of Texas, not California, such as the Red Ocean.</w:t>
        </w:r>
      </w:ins>
    </w:p>
    <w:p w14:paraId="31FD04DE" w14:textId="035FDA2A" w:rsidR="00180820" w:rsidRDefault="00180820" w:rsidP="003B5AF6">
      <w:pPr>
        <w:rPr>
          <w:ins w:id="269" w:author="Kim DaeHan" w:date="2022-08-15T02:35:00Z"/>
          <w:rFonts w:ascii="Times New Roman" w:hAnsi="Times New Roman" w:cs="Times New Roman"/>
          <w:color w:val="000000"/>
          <w:sz w:val="24"/>
          <w:szCs w:val="24"/>
          <w:shd w:val="clear" w:color="auto" w:fill="FDFDFD"/>
        </w:rPr>
      </w:pPr>
    </w:p>
    <w:p w14:paraId="0F4129C5" w14:textId="43EA2682" w:rsidR="00180820" w:rsidRDefault="00180820" w:rsidP="003B5AF6">
      <w:pPr>
        <w:rPr>
          <w:ins w:id="270" w:author="Kim DaeHan" w:date="2022-08-15T02:35:00Z"/>
          <w:rFonts w:ascii="Times New Roman" w:hAnsi="Times New Roman" w:cs="Times New Roman"/>
          <w:color w:val="000000"/>
          <w:sz w:val="24"/>
          <w:szCs w:val="24"/>
          <w:shd w:val="clear" w:color="auto" w:fill="FDFDFD"/>
        </w:rPr>
      </w:pPr>
    </w:p>
    <w:p w14:paraId="08D4204C" w14:textId="065D827C" w:rsidR="00180820" w:rsidRDefault="00180820" w:rsidP="003B5AF6">
      <w:pPr>
        <w:rPr>
          <w:ins w:id="271" w:author="Kim DaeHan" w:date="2022-08-15T02:35:00Z"/>
          <w:rFonts w:ascii="Times New Roman" w:hAnsi="Times New Roman" w:cs="Times New Roman"/>
          <w:color w:val="000000"/>
          <w:sz w:val="24"/>
          <w:szCs w:val="24"/>
          <w:shd w:val="clear" w:color="auto" w:fill="FDFDFD"/>
        </w:rPr>
      </w:pPr>
    </w:p>
    <w:p w14:paraId="4C637051" w14:textId="6EFBEE53" w:rsidR="00180820" w:rsidRDefault="00180820" w:rsidP="003B5AF6">
      <w:pPr>
        <w:rPr>
          <w:ins w:id="272" w:author="Kim DaeHan" w:date="2022-08-15T02:35:00Z"/>
          <w:rFonts w:ascii="Times New Roman" w:hAnsi="Times New Roman" w:cs="Times New Roman"/>
          <w:color w:val="000000"/>
          <w:sz w:val="24"/>
          <w:szCs w:val="24"/>
          <w:shd w:val="clear" w:color="auto" w:fill="FDFDFD"/>
        </w:rPr>
      </w:pPr>
    </w:p>
    <w:p w14:paraId="51F2DFC3" w14:textId="1DE4C3D4" w:rsidR="00180820" w:rsidRDefault="00180820" w:rsidP="003B5AF6">
      <w:pPr>
        <w:rPr>
          <w:ins w:id="273" w:author="Kim DaeHan" w:date="2022-08-15T02:35:00Z"/>
          <w:rFonts w:ascii="Times New Roman" w:hAnsi="Times New Roman" w:cs="Times New Roman"/>
          <w:color w:val="000000"/>
          <w:sz w:val="24"/>
          <w:szCs w:val="24"/>
          <w:shd w:val="clear" w:color="auto" w:fill="FDFDFD"/>
        </w:rPr>
      </w:pPr>
    </w:p>
    <w:p w14:paraId="6C395B67" w14:textId="2B1B8788" w:rsidR="00180820" w:rsidRDefault="00180820" w:rsidP="003B5AF6">
      <w:pPr>
        <w:rPr>
          <w:ins w:id="274" w:author="Kim DaeHan" w:date="2022-08-15T02:35:00Z"/>
          <w:rFonts w:ascii="Times New Roman" w:hAnsi="Times New Roman" w:cs="Times New Roman"/>
          <w:color w:val="000000"/>
          <w:sz w:val="24"/>
          <w:szCs w:val="24"/>
          <w:shd w:val="clear" w:color="auto" w:fill="FDFDFD"/>
        </w:rPr>
      </w:pPr>
    </w:p>
    <w:p w14:paraId="5A2B2D85" w14:textId="02656C6D" w:rsidR="00180820" w:rsidRDefault="00180820" w:rsidP="003B5AF6">
      <w:pPr>
        <w:rPr>
          <w:ins w:id="275" w:author="Kim DaeHan" w:date="2022-08-15T02:35:00Z"/>
          <w:rFonts w:ascii="Times New Roman" w:hAnsi="Times New Roman" w:cs="Times New Roman"/>
          <w:color w:val="000000"/>
          <w:sz w:val="24"/>
          <w:szCs w:val="24"/>
          <w:shd w:val="clear" w:color="auto" w:fill="FDFDFD"/>
        </w:rPr>
      </w:pPr>
    </w:p>
    <w:p w14:paraId="07FD5509" w14:textId="0B604DD1" w:rsidR="00180820" w:rsidRDefault="00180820" w:rsidP="003B5AF6">
      <w:pPr>
        <w:rPr>
          <w:ins w:id="276" w:author="Kim DaeHan" w:date="2022-08-15T02:35:00Z"/>
          <w:rFonts w:ascii="Times New Roman" w:hAnsi="Times New Roman" w:cs="Times New Roman"/>
          <w:color w:val="000000"/>
          <w:sz w:val="24"/>
          <w:szCs w:val="24"/>
          <w:shd w:val="clear" w:color="auto" w:fill="FDFDFD"/>
        </w:rPr>
      </w:pPr>
    </w:p>
    <w:p w14:paraId="0895FF01" w14:textId="430C9E5D" w:rsidR="00180820" w:rsidRDefault="00180820" w:rsidP="003B5AF6">
      <w:pPr>
        <w:rPr>
          <w:ins w:id="277" w:author="Kim DaeHan" w:date="2022-08-15T02:35:00Z"/>
          <w:rFonts w:ascii="Times New Roman" w:hAnsi="Times New Roman" w:cs="Times New Roman"/>
          <w:color w:val="000000"/>
          <w:sz w:val="24"/>
          <w:szCs w:val="24"/>
          <w:shd w:val="clear" w:color="auto" w:fill="FDFDFD"/>
        </w:rPr>
      </w:pPr>
    </w:p>
    <w:p w14:paraId="56242283" w14:textId="7B52D632" w:rsidR="00180820" w:rsidRDefault="00180820" w:rsidP="003B5AF6">
      <w:pPr>
        <w:rPr>
          <w:ins w:id="278" w:author="Kim DaeHan" w:date="2022-08-15T02:35:00Z"/>
          <w:rFonts w:ascii="Times New Roman" w:hAnsi="Times New Roman" w:cs="Times New Roman"/>
          <w:color w:val="000000"/>
          <w:sz w:val="24"/>
          <w:szCs w:val="24"/>
          <w:shd w:val="clear" w:color="auto" w:fill="FDFDFD"/>
        </w:rPr>
      </w:pPr>
    </w:p>
    <w:p w14:paraId="33F02C08" w14:textId="5CEBA11D" w:rsidR="00180820" w:rsidRDefault="00180820" w:rsidP="003B5AF6">
      <w:pPr>
        <w:rPr>
          <w:ins w:id="279" w:author="Kim DaeHan" w:date="2022-08-15T02:35:00Z"/>
          <w:rFonts w:ascii="Times New Roman" w:hAnsi="Times New Roman" w:cs="Times New Roman"/>
          <w:color w:val="000000"/>
          <w:sz w:val="24"/>
          <w:szCs w:val="24"/>
          <w:shd w:val="clear" w:color="auto" w:fill="FDFDFD"/>
        </w:rPr>
      </w:pPr>
    </w:p>
    <w:p w14:paraId="2B19BA79" w14:textId="77777777" w:rsidR="00180820" w:rsidRPr="00180820" w:rsidRDefault="00180820">
      <w:pPr>
        <w:rPr>
          <w:rFonts w:ascii="Times New Roman" w:hAnsi="Times New Roman" w:cs="Times New Roman"/>
          <w:b/>
          <w:bCs/>
          <w:sz w:val="24"/>
          <w:szCs w:val="24"/>
          <w:rPrChange w:id="280" w:author="Kim DaeHan" w:date="2022-08-15T02:35:00Z">
            <w:rPr>
              <w:rFonts w:ascii="Times New Roman" w:hAnsi="Times New Roman" w:cs="Times New Roman"/>
              <w:b/>
              <w:bCs/>
            </w:rPr>
          </w:rPrChange>
        </w:rPr>
        <w:pPrChange w:id="281" w:author="Kim DaeHan" w:date="2022-08-15T00:42:00Z">
          <w:pPr>
            <w:jc w:val="center"/>
          </w:pPr>
        </w:pPrChange>
      </w:pPr>
    </w:p>
    <w:p w14:paraId="6B31B981" w14:textId="0557B09D" w:rsidR="00084499" w:rsidRDefault="00084499" w:rsidP="0004627D">
      <w:pPr>
        <w:jc w:val="center"/>
        <w:rPr>
          <w:rFonts w:ascii="Times New Roman" w:hAnsi="Times New Roman" w:cs="Times New Roman"/>
          <w:b/>
          <w:bCs/>
        </w:rPr>
      </w:pPr>
    </w:p>
    <w:p w14:paraId="2C7F5964" w14:textId="2FA5176F" w:rsidR="008F7961" w:rsidRPr="00647E8D" w:rsidRDefault="006008CD" w:rsidP="006008CD">
      <w:pPr>
        <w:rPr>
          <w:rFonts w:ascii="Times New Roman" w:hAnsi="Times New Roman" w:cs="Times New Roman"/>
          <w:b/>
          <w:bCs/>
        </w:rPr>
      </w:pPr>
      <w:r w:rsidRPr="00647E8D">
        <w:rPr>
          <w:rStyle w:val="a8"/>
          <w:rFonts w:ascii="Times New Roman" w:hAnsi="Times New Roman" w:cs="Times New Roman"/>
        </w:rPr>
        <w:endnoteReference w:id="1"/>
      </w:r>
      <w:r w:rsidRPr="00647E8D">
        <w:rPr>
          <w:rFonts w:ascii="Times New Roman" w:hAnsi="Times New Roman" w:cs="Times New Roman"/>
          <w:b/>
          <w:bCs/>
        </w:rPr>
        <w:t>Referenc</w:t>
      </w:r>
      <w:r w:rsidR="008F7961" w:rsidRPr="00647E8D">
        <w:rPr>
          <w:rFonts w:ascii="Times New Roman" w:hAnsi="Times New Roman" w:cs="Times New Roman"/>
          <w:b/>
          <w:bCs/>
        </w:rPr>
        <w:t>e</w:t>
      </w:r>
    </w:p>
    <w:sectPr w:rsidR="008F7961" w:rsidRPr="00647E8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210CA" w14:textId="77777777" w:rsidR="005F56C0" w:rsidRDefault="005F56C0" w:rsidP="006008CD">
      <w:pPr>
        <w:spacing w:after="0" w:line="240" w:lineRule="auto"/>
      </w:pPr>
      <w:r>
        <w:separator/>
      </w:r>
    </w:p>
  </w:endnote>
  <w:endnote w:type="continuationSeparator" w:id="0">
    <w:p w14:paraId="60DB9608" w14:textId="77777777" w:rsidR="005F56C0" w:rsidRDefault="005F56C0" w:rsidP="006008CD">
      <w:pPr>
        <w:spacing w:after="0" w:line="240" w:lineRule="auto"/>
      </w:pPr>
      <w:r>
        <w:continuationSeparator/>
      </w:r>
    </w:p>
  </w:endnote>
  <w:endnote w:id="1">
    <w:p w14:paraId="03A1FB2E" w14:textId="77777777" w:rsidR="008F7961" w:rsidRDefault="006008CD" w:rsidP="008F7961">
      <w:pPr>
        <w:pStyle w:val="a7"/>
        <w:rPr>
          <w:rFonts w:ascii="Times New Roman" w:hAnsi="Times New Roman" w:cs="Times New Roman"/>
          <w:i/>
          <w:iCs/>
          <w:szCs w:val="20"/>
        </w:rPr>
      </w:pPr>
      <w:r w:rsidRPr="00ED7BCE">
        <w:rPr>
          <w:rFonts w:ascii="Times New Roman" w:hAnsi="Times New Roman" w:cs="Times New Roman"/>
          <w:szCs w:val="20"/>
        </w:rPr>
        <w:t>Employment and Training Administration</w:t>
      </w:r>
      <w:r w:rsidR="00ED7BCE" w:rsidRPr="00ED7BCE">
        <w:rPr>
          <w:rFonts w:ascii="Times New Roman" w:hAnsi="Times New Roman" w:cs="Times New Roman"/>
          <w:szCs w:val="20"/>
        </w:rPr>
        <w:t>. (2022).</w:t>
      </w:r>
      <w:r w:rsidR="008F7961">
        <w:rPr>
          <w:rFonts w:ascii="Times New Roman" w:hAnsi="Times New Roman" w:cs="Times New Roman"/>
          <w:szCs w:val="20"/>
        </w:rPr>
        <w:t xml:space="preserve"> </w:t>
      </w:r>
      <w:hyperlink r:id="rId1" w:tooltip="PERM Disclosure Data FY2021" w:history="1">
        <w:r w:rsidR="00ED7BCE" w:rsidRPr="00ED7BCE">
          <w:rPr>
            <w:rStyle w:val="a9"/>
            <w:rFonts w:ascii="Times New Roman" w:hAnsi="Times New Roman" w:cs="Times New Roman"/>
            <w:i/>
            <w:iCs/>
            <w:color w:val="auto"/>
            <w:szCs w:val="20"/>
          </w:rPr>
          <w:t>PERM_Disclosure_Data_FY2022Q2.xlsx</w:t>
        </w:r>
      </w:hyperlink>
      <w:r w:rsidR="00ED7BCE" w:rsidRPr="00ED7BCE">
        <w:rPr>
          <w:rFonts w:ascii="Times New Roman" w:hAnsi="Times New Roman" w:cs="Times New Roman"/>
          <w:i/>
          <w:iCs/>
          <w:szCs w:val="20"/>
        </w:rPr>
        <w:t>.</w:t>
      </w:r>
    </w:p>
    <w:p w14:paraId="4725CB10" w14:textId="7E317936" w:rsidR="008F7961" w:rsidRPr="008F7961" w:rsidRDefault="00000000" w:rsidP="008F7961">
      <w:pPr>
        <w:pStyle w:val="a7"/>
        <w:ind w:left="100"/>
        <w:rPr>
          <w:rFonts w:ascii="Times New Roman" w:hAnsi="Times New Roman" w:cs="Times New Roman"/>
          <w:szCs w:val="20"/>
        </w:rPr>
      </w:pPr>
      <w:hyperlink r:id="rId2" w:history="1">
        <w:r w:rsidR="008F7961" w:rsidRPr="001B235F">
          <w:rPr>
            <w:rStyle w:val="a9"/>
            <w:rFonts w:ascii="Times New Roman" w:hAnsi="Times New Roman" w:cs="Times New Roman"/>
            <w:szCs w:val="20"/>
          </w:rPr>
          <w:t>https://www.dol.gov/sites/dolgov/files/ETA/oflc/pdfs/PERM_Disclosure_Data_FY2022_Q2.xlsx</w:t>
        </w:r>
      </w:hyperlink>
    </w:p>
    <w:p w14:paraId="040F68B5" w14:textId="4BD64C04" w:rsidR="00ED7BCE" w:rsidRPr="00ED7BCE" w:rsidRDefault="00ED7BCE" w:rsidP="008F7961">
      <w:pPr>
        <w:pStyle w:val="a7"/>
        <w:ind w:left="100" w:hangingChars="50" w:hanging="100"/>
        <w:rPr>
          <w:rFonts w:ascii="Times New Roman" w:hAnsi="Times New Roman" w:cs="Times New Roman"/>
          <w:szCs w:val="20"/>
        </w:rPr>
      </w:pPr>
      <w:r w:rsidRPr="00ED7BCE">
        <w:rPr>
          <w:rFonts w:ascii="Times New Roman" w:hAnsi="Times New Roman" w:cs="Times New Roman"/>
          <w:szCs w:val="20"/>
        </w:rPr>
        <w:t xml:space="preserve">Employment and Training Administration. (2022). </w:t>
      </w:r>
      <w:hyperlink r:id="rId3" w:history="1">
        <w:r w:rsidRPr="00ED7BCE">
          <w:rPr>
            <w:rStyle w:val="a9"/>
            <w:rFonts w:ascii="Times New Roman" w:hAnsi="Times New Roman" w:cs="Times New Roman"/>
            <w:i/>
            <w:iCs/>
            <w:color w:val="auto"/>
            <w:szCs w:val="20"/>
          </w:rPr>
          <w:t>LCA_Disclosure_Data_FY2022_Q2.xlsx</w:t>
        </w:r>
      </w:hyperlink>
      <w:r w:rsidRPr="00ED7BCE">
        <w:rPr>
          <w:rFonts w:ascii="Times New Roman" w:hAnsi="Times New Roman" w:cs="Times New Roman"/>
          <w:i/>
          <w:iCs/>
          <w:szCs w:val="20"/>
        </w:rPr>
        <w:t>.</w:t>
      </w:r>
      <w:r w:rsidR="008F7961">
        <w:rPr>
          <w:rFonts w:ascii="Times New Roman" w:hAnsi="Times New Roman" w:cs="Times New Roman"/>
          <w:i/>
          <w:iCs/>
          <w:szCs w:val="20"/>
        </w:rPr>
        <w:t xml:space="preserve"> </w:t>
      </w:r>
      <w:hyperlink r:id="rId4" w:history="1">
        <w:r w:rsidR="008F7961" w:rsidRPr="001B235F">
          <w:rPr>
            <w:rStyle w:val="a9"/>
            <w:rFonts w:ascii="Times New Roman" w:hAnsi="Times New Roman" w:cs="Times New Roman"/>
            <w:szCs w:val="20"/>
          </w:rPr>
          <w:t>https://www.dol.gov/sites/dolgov/files/ETA/oflc/pdfs/PW_Disclosure_Data_FY2022_Q2_old_form.xlsx</w:t>
        </w:r>
      </w:hyperlink>
      <w:r w:rsidR="008F7961">
        <w:rPr>
          <w:rFonts w:ascii="Times New Roman" w:hAnsi="Times New Roman" w:cs="Times New Roman"/>
          <w:szCs w:val="20"/>
        </w:rPr>
        <w:tab/>
      </w:r>
    </w:p>
    <w:p w14:paraId="35DB9906" w14:textId="4DB8209E" w:rsidR="00ED7BCE" w:rsidRDefault="00ED7BCE" w:rsidP="008F7961">
      <w:pPr>
        <w:pStyle w:val="a7"/>
        <w:ind w:left="100" w:hangingChars="50" w:hanging="100"/>
        <w:rPr>
          <w:rFonts w:ascii="Times New Roman" w:hAnsi="Times New Roman" w:cs="Times New Roman"/>
          <w:szCs w:val="20"/>
        </w:rPr>
      </w:pPr>
      <w:r w:rsidRPr="00ED7BCE">
        <w:rPr>
          <w:rFonts w:ascii="Times New Roman" w:hAnsi="Times New Roman" w:cs="Times New Roman"/>
          <w:szCs w:val="20"/>
        </w:rPr>
        <w:t xml:space="preserve">Employment and Training Administration. (2022). </w:t>
      </w:r>
      <w:hyperlink r:id="rId5" w:history="1">
        <w:r w:rsidRPr="00ED7BCE">
          <w:rPr>
            <w:rStyle w:val="a9"/>
            <w:rFonts w:ascii="Times New Roman" w:hAnsi="Times New Roman" w:cs="Times New Roman"/>
            <w:i/>
            <w:iCs/>
            <w:color w:val="auto"/>
            <w:szCs w:val="20"/>
          </w:rPr>
          <w:t>PW_Disclosure_Data_FY2022_Q2_old_form.xlsx</w:t>
        </w:r>
      </w:hyperlink>
      <w:r w:rsidRPr="00ED7BCE">
        <w:rPr>
          <w:rFonts w:ascii="Times New Roman" w:hAnsi="Times New Roman" w:cs="Times New Roman"/>
          <w:i/>
          <w:iCs/>
          <w:szCs w:val="20"/>
        </w:rPr>
        <w:t>.</w:t>
      </w:r>
      <w:r w:rsidR="008F7961">
        <w:rPr>
          <w:rFonts w:ascii="Times New Roman" w:hAnsi="Times New Roman" w:cs="Times New Roman"/>
          <w:i/>
          <w:iCs/>
          <w:szCs w:val="20"/>
        </w:rPr>
        <w:t xml:space="preserve"> </w:t>
      </w:r>
      <w:hyperlink r:id="rId6" w:history="1">
        <w:r w:rsidR="008F7961" w:rsidRPr="001B235F">
          <w:rPr>
            <w:rStyle w:val="a9"/>
            <w:rFonts w:ascii="Times New Roman" w:hAnsi="Times New Roman" w:cs="Times New Roman"/>
            <w:szCs w:val="20"/>
          </w:rPr>
          <w:t>https://www.dol.gov/sites/dolgov/files/ETA/oflc/pdfs/LCA_Disclosure_Data_FY2022_Q2.xlsx</w:t>
        </w:r>
      </w:hyperlink>
    </w:p>
    <w:p w14:paraId="51ED7818" w14:textId="77777777" w:rsidR="008F7961" w:rsidRPr="008F7961" w:rsidRDefault="008F7961" w:rsidP="008F7961">
      <w:pPr>
        <w:pStyle w:val="a7"/>
        <w:ind w:left="100" w:hangingChars="50" w:hanging="100"/>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6552" w14:textId="77777777" w:rsidR="005F56C0" w:rsidRDefault="005F56C0" w:rsidP="006008CD">
      <w:pPr>
        <w:spacing w:after="0" w:line="240" w:lineRule="auto"/>
      </w:pPr>
      <w:r>
        <w:separator/>
      </w:r>
    </w:p>
  </w:footnote>
  <w:footnote w:type="continuationSeparator" w:id="0">
    <w:p w14:paraId="524206B7" w14:textId="77777777" w:rsidR="005F56C0" w:rsidRDefault="005F56C0" w:rsidP="00600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A06A5"/>
    <w:multiLevelType w:val="hybridMultilevel"/>
    <w:tmpl w:val="B502A50A"/>
    <w:lvl w:ilvl="0" w:tplc="ABA08F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E1352A"/>
    <w:multiLevelType w:val="hybridMultilevel"/>
    <w:tmpl w:val="FA08A8AC"/>
    <w:lvl w:ilvl="0" w:tplc="0C58F9BA">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F9461A9"/>
    <w:multiLevelType w:val="hybridMultilevel"/>
    <w:tmpl w:val="26D2AB60"/>
    <w:lvl w:ilvl="0" w:tplc="A684A3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91B52AD"/>
    <w:multiLevelType w:val="hybridMultilevel"/>
    <w:tmpl w:val="788C29AA"/>
    <w:lvl w:ilvl="0" w:tplc="DEA4B822">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627333C"/>
    <w:multiLevelType w:val="hybridMultilevel"/>
    <w:tmpl w:val="73003202"/>
    <w:lvl w:ilvl="0" w:tplc="04090013">
      <w:start w:val="1"/>
      <w:numFmt w:val="upperRoman"/>
      <w:lvlText w:val="%1."/>
      <w:lvlJc w:val="left"/>
      <w:pPr>
        <w:ind w:left="400" w:hanging="400"/>
      </w:p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6CFF435E"/>
    <w:multiLevelType w:val="hybridMultilevel"/>
    <w:tmpl w:val="8B6081C6"/>
    <w:lvl w:ilvl="0" w:tplc="73945C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D854D77"/>
    <w:multiLevelType w:val="hybridMultilevel"/>
    <w:tmpl w:val="91C82AC4"/>
    <w:lvl w:ilvl="0" w:tplc="A9CA1F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2105882526">
    <w:abstractNumId w:val="0"/>
  </w:num>
  <w:num w:numId="2" w16cid:durableId="296182636">
    <w:abstractNumId w:val="4"/>
  </w:num>
  <w:num w:numId="3" w16cid:durableId="599146815">
    <w:abstractNumId w:val="2"/>
  </w:num>
  <w:num w:numId="4" w16cid:durableId="928780994">
    <w:abstractNumId w:val="6"/>
  </w:num>
  <w:num w:numId="5" w16cid:durableId="1394353627">
    <w:abstractNumId w:val="3"/>
  </w:num>
  <w:num w:numId="6" w16cid:durableId="20863026">
    <w:abstractNumId w:val="5"/>
  </w:num>
  <w:num w:numId="7" w16cid:durableId="1462859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m DaeHan">
    <w15:presenceInfo w15:providerId="Windows Live" w15:userId="4805b98ab479e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ocumentProtection w:edit="trackedChanges" w:enforcement="1"/>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F32"/>
    <w:rsid w:val="000034D6"/>
    <w:rsid w:val="00014942"/>
    <w:rsid w:val="00035C62"/>
    <w:rsid w:val="00037D0C"/>
    <w:rsid w:val="0004627D"/>
    <w:rsid w:val="000626AB"/>
    <w:rsid w:val="00084499"/>
    <w:rsid w:val="000B55B5"/>
    <w:rsid w:val="000F182F"/>
    <w:rsid w:val="00152A36"/>
    <w:rsid w:val="0018043C"/>
    <w:rsid w:val="00180820"/>
    <w:rsid w:val="00183C67"/>
    <w:rsid w:val="001C3A04"/>
    <w:rsid w:val="00205854"/>
    <w:rsid w:val="00235C72"/>
    <w:rsid w:val="0024683F"/>
    <w:rsid w:val="002F0E61"/>
    <w:rsid w:val="003062FE"/>
    <w:rsid w:val="00315A70"/>
    <w:rsid w:val="00344D07"/>
    <w:rsid w:val="003469C6"/>
    <w:rsid w:val="003B5AF6"/>
    <w:rsid w:val="00427F1B"/>
    <w:rsid w:val="004468DD"/>
    <w:rsid w:val="0045001C"/>
    <w:rsid w:val="005877C2"/>
    <w:rsid w:val="005F56C0"/>
    <w:rsid w:val="006008CD"/>
    <w:rsid w:val="0060577B"/>
    <w:rsid w:val="00643A2D"/>
    <w:rsid w:val="00647E8D"/>
    <w:rsid w:val="00660B01"/>
    <w:rsid w:val="006827F2"/>
    <w:rsid w:val="006D1436"/>
    <w:rsid w:val="00716F55"/>
    <w:rsid w:val="00737C7E"/>
    <w:rsid w:val="007968AF"/>
    <w:rsid w:val="007B4027"/>
    <w:rsid w:val="00806BFB"/>
    <w:rsid w:val="00811D2A"/>
    <w:rsid w:val="00831F7D"/>
    <w:rsid w:val="00841D27"/>
    <w:rsid w:val="008C7AA4"/>
    <w:rsid w:val="008D4DF9"/>
    <w:rsid w:val="008F7961"/>
    <w:rsid w:val="00907274"/>
    <w:rsid w:val="009246A7"/>
    <w:rsid w:val="009A1922"/>
    <w:rsid w:val="009B58F3"/>
    <w:rsid w:val="009E20B5"/>
    <w:rsid w:val="009F10B2"/>
    <w:rsid w:val="00A138FB"/>
    <w:rsid w:val="00A57ECC"/>
    <w:rsid w:val="00A66865"/>
    <w:rsid w:val="00AA7C65"/>
    <w:rsid w:val="00AB2C83"/>
    <w:rsid w:val="00B52E2B"/>
    <w:rsid w:val="00B6145C"/>
    <w:rsid w:val="00B905CD"/>
    <w:rsid w:val="00BD1C92"/>
    <w:rsid w:val="00C0403B"/>
    <w:rsid w:val="00C14855"/>
    <w:rsid w:val="00C211C5"/>
    <w:rsid w:val="00C225B5"/>
    <w:rsid w:val="00C6219F"/>
    <w:rsid w:val="00C91F32"/>
    <w:rsid w:val="00CC2DCE"/>
    <w:rsid w:val="00D15233"/>
    <w:rsid w:val="00D37384"/>
    <w:rsid w:val="00DC3321"/>
    <w:rsid w:val="00DE32CE"/>
    <w:rsid w:val="00DF4E61"/>
    <w:rsid w:val="00E4147E"/>
    <w:rsid w:val="00E65BB5"/>
    <w:rsid w:val="00E702A7"/>
    <w:rsid w:val="00EB25E2"/>
    <w:rsid w:val="00EC0E11"/>
    <w:rsid w:val="00ED7BCE"/>
    <w:rsid w:val="00F038E3"/>
    <w:rsid w:val="00F06F00"/>
    <w:rsid w:val="00F44949"/>
    <w:rsid w:val="00F637E5"/>
    <w:rsid w:val="00FF53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1EB91"/>
  <w15:chartTrackingRefBased/>
  <w15:docId w15:val="{541A72F5-FEB9-49A4-B7F0-967E725D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5A70"/>
    <w:pPr>
      <w:widowControl w:val="0"/>
      <w:wordWrap w:val="0"/>
      <w:autoSpaceDE w:val="0"/>
      <w:autoSpaceDN w:val="0"/>
    </w:pPr>
  </w:style>
  <w:style w:type="paragraph" w:styleId="1">
    <w:name w:val="heading 1"/>
    <w:basedOn w:val="a"/>
    <w:next w:val="a"/>
    <w:link w:val="1Char"/>
    <w:uiPriority w:val="9"/>
    <w:qFormat/>
    <w:rsid w:val="006008C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6008CD"/>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6008C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91F3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C91F32"/>
    <w:rPr>
      <w:rFonts w:asciiTheme="majorHAnsi" w:eastAsiaTheme="majorEastAsia" w:hAnsiTheme="majorHAnsi" w:cstheme="majorBidi"/>
      <w:b/>
      <w:bCs/>
      <w:sz w:val="32"/>
      <w:szCs w:val="32"/>
    </w:rPr>
  </w:style>
  <w:style w:type="paragraph" w:styleId="a4">
    <w:name w:val="Date"/>
    <w:basedOn w:val="a"/>
    <w:next w:val="a"/>
    <w:link w:val="Char0"/>
    <w:uiPriority w:val="99"/>
    <w:semiHidden/>
    <w:unhideWhenUsed/>
    <w:rsid w:val="00C91F32"/>
  </w:style>
  <w:style w:type="character" w:customStyle="1" w:styleId="Char0">
    <w:name w:val="날짜 Char"/>
    <w:basedOn w:val="a0"/>
    <w:link w:val="a4"/>
    <w:uiPriority w:val="99"/>
    <w:semiHidden/>
    <w:rsid w:val="00C91F32"/>
  </w:style>
  <w:style w:type="table" w:styleId="a5">
    <w:name w:val="Table Grid"/>
    <w:basedOn w:val="a1"/>
    <w:uiPriority w:val="39"/>
    <w:rsid w:val="00C91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008CD"/>
    <w:rPr>
      <w:rFonts w:asciiTheme="majorHAnsi" w:eastAsiaTheme="majorEastAsia" w:hAnsiTheme="majorHAnsi" w:cstheme="majorBidi"/>
      <w:sz w:val="28"/>
      <w:szCs w:val="28"/>
    </w:rPr>
  </w:style>
  <w:style w:type="character" w:customStyle="1" w:styleId="2Char">
    <w:name w:val="제목 2 Char"/>
    <w:basedOn w:val="a0"/>
    <w:link w:val="2"/>
    <w:uiPriority w:val="9"/>
    <w:rsid w:val="006008CD"/>
    <w:rPr>
      <w:rFonts w:asciiTheme="majorHAnsi" w:eastAsiaTheme="majorEastAsia" w:hAnsiTheme="majorHAnsi" w:cstheme="majorBidi"/>
    </w:rPr>
  </w:style>
  <w:style w:type="character" w:customStyle="1" w:styleId="3Char">
    <w:name w:val="제목 3 Char"/>
    <w:basedOn w:val="a0"/>
    <w:link w:val="3"/>
    <w:uiPriority w:val="9"/>
    <w:rsid w:val="006008CD"/>
    <w:rPr>
      <w:rFonts w:asciiTheme="majorHAnsi" w:eastAsiaTheme="majorEastAsia" w:hAnsiTheme="majorHAnsi" w:cstheme="majorBidi"/>
    </w:rPr>
  </w:style>
  <w:style w:type="paragraph" w:styleId="a6">
    <w:name w:val="Subtitle"/>
    <w:basedOn w:val="a"/>
    <w:next w:val="a"/>
    <w:link w:val="Char1"/>
    <w:uiPriority w:val="11"/>
    <w:qFormat/>
    <w:rsid w:val="006008CD"/>
    <w:pPr>
      <w:spacing w:after="60"/>
      <w:jc w:val="center"/>
      <w:outlineLvl w:val="1"/>
    </w:pPr>
    <w:rPr>
      <w:sz w:val="24"/>
      <w:szCs w:val="24"/>
    </w:rPr>
  </w:style>
  <w:style w:type="character" w:customStyle="1" w:styleId="Char1">
    <w:name w:val="부제 Char"/>
    <w:basedOn w:val="a0"/>
    <w:link w:val="a6"/>
    <w:uiPriority w:val="11"/>
    <w:rsid w:val="006008CD"/>
    <w:rPr>
      <w:sz w:val="24"/>
      <w:szCs w:val="24"/>
    </w:rPr>
  </w:style>
  <w:style w:type="paragraph" w:styleId="a7">
    <w:name w:val="endnote text"/>
    <w:basedOn w:val="a"/>
    <w:link w:val="Char2"/>
    <w:uiPriority w:val="99"/>
    <w:semiHidden/>
    <w:unhideWhenUsed/>
    <w:rsid w:val="006008CD"/>
    <w:pPr>
      <w:snapToGrid w:val="0"/>
      <w:jc w:val="left"/>
    </w:pPr>
  </w:style>
  <w:style w:type="character" w:customStyle="1" w:styleId="Char2">
    <w:name w:val="미주 텍스트 Char"/>
    <w:basedOn w:val="a0"/>
    <w:link w:val="a7"/>
    <w:uiPriority w:val="99"/>
    <w:semiHidden/>
    <w:rsid w:val="006008CD"/>
  </w:style>
  <w:style w:type="character" w:styleId="a8">
    <w:name w:val="endnote reference"/>
    <w:basedOn w:val="a0"/>
    <w:uiPriority w:val="99"/>
    <w:semiHidden/>
    <w:unhideWhenUsed/>
    <w:rsid w:val="006008CD"/>
    <w:rPr>
      <w:vertAlign w:val="superscript"/>
    </w:rPr>
  </w:style>
  <w:style w:type="character" w:styleId="a9">
    <w:name w:val="Hyperlink"/>
    <w:basedOn w:val="a0"/>
    <w:uiPriority w:val="99"/>
    <w:unhideWhenUsed/>
    <w:rsid w:val="006008CD"/>
    <w:rPr>
      <w:color w:val="0563C1" w:themeColor="hyperlink"/>
      <w:u w:val="single"/>
    </w:rPr>
  </w:style>
  <w:style w:type="character" w:styleId="aa">
    <w:name w:val="Unresolved Mention"/>
    <w:basedOn w:val="a0"/>
    <w:uiPriority w:val="99"/>
    <w:semiHidden/>
    <w:unhideWhenUsed/>
    <w:rsid w:val="006008CD"/>
    <w:rPr>
      <w:color w:val="605E5C"/>
      <w:shd w:val="clear" w:color="auto" w:fill="E1DFDD"/>
    </w:rPr>
  </w:style>
  <w:style w:type="paragraph" w:styleId="ab">
    <w:name w:val="List Paragraph"/>
    <w:basedOn w:val="a"/>
    <w:uiPriority w:val="34"/>
    <w:qFormat/>
    <w:rsid w:val="003469C6"/>
    <w:pPr>
      <w:ind w:leftChars="400" w:left="800"/>
    </w:pPr>
  </w:style>
  <w:style w:type="paragraph" w:customStyle="1" w:styleId="dictiontext1alha">
    <w:name w:val="diction_text___1alha"/>
    <w:basedOn w:val="a"/>
    <w:rsid w:val="000034D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c">
    <w:name w:val="Revision"/>
    <w:hidden/>
    <w:uiPriority w:val="99"/>
    <w:semiHidden/>
    <w:rsid w:val="009F10B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166898">
      <w:bodyDiv w:val="1"/>
      <w:marLeft w:val="0"/>
      <w:marRight w:val="0"/>
      <w:marTop w:val="0"/>
      <w:marBottom w:val="0"/>
      <w:divBdr>
        <w:top w:val="none" w:sz="0" w:space="0" w:color="auto"/>
        <w:left w:val="none" w:sz="0" w:space="0" w:color="auto"/>
        <w:bottom w:val="none" w:sz="0" w:space="0" w:color="auto"/>
        <w:right w:val="none" w:sz="0" w:space="0" w:color="auto"/>
      </w:divBdr>
      <w:divsChild>
        <w:div w:id="1335300745">
          <w:marLeft w:val="0"/>
          <w:marRight w:val="0"/>
          <w:marTop w:val="0"/>
          <w:marBottom w:val="0"/>
          <w:divBdr>
            <w:top w:val="none" w:sz="0" w:space="0" w:color="auto"/>
            <w:left w:val="none" w:sz="0" w:space="0" w:color="auto"/>
            <w:bottom w:val="none" w:sz="0" w:space="0" w:color="auto"/>
            <w:right w:val="none" w:sz="0" w:space="0" w:color="auto"/>
          </w:divBdr>
        </w:div>
      </w:divsChild>
    </w:div>
    <w:div w:id="983966239">
      <w:bodyDiv w:val="1"/>
      <w:marLeft w:val="0"/>
      <w:marRight w:val="0"/>
      <w:marTop w:val="0"/>
      <w:marBottom w:val="0"/>
      <w:divBdr>
        <w:top w:val="none" w:sz="0" w:space="0" w:color="auto"/>
        <w:left w:val="none" w:sz="0" w:space="0" w:color="auto"/>
        <w:bottom w:val="none" w:sz="0" w:space="0" w:color="auto"/>
        <w:right w:val="none" w:sz="0" w:space="0" w:color="auto"/>
      </w:divBdr>
      <w:divsChild>
        <w:div w:id="803161255">
          <w:marLeft w:val="0"/>
          <w:marRight w:val="0"/>
          <w:marTop w:val="0"/>
          <w:marBottom w:val="0"/>
          <w:divBdr>
            <w:top w:val="none" w:sz="0" w:space="0" w:color="auto"/>
            <w:left w:val="none" w:sz="0" w:space="0" w:color="auto"/>
            <w:bottom w:val="none" w:sz="0" w:space="0" w:color="auto"/>
            <w:right w:val="none" w:sz="0" w:space="0" w:color="auto"/>
          </w:divBdr>
          <w:divsChild>
            <w:div w:id="1394039649">
              <w:marLeft w:val="60"/>
              <w:marRight w:val="60"/>
              <w:marTop w:val="0"/>
              <w:marBottom w:val="0"/>
              <w:divBdr>
                <w:top w:val="single" w:sz="6" w:space="0" w:color="DDDDDD"/>
                <w:left w:val="single" w:sz="6" w:space="0" w:color="DDDDDD"/>
                <w:bottom w:val="single" w:sz="6" w:space="31" w:color="DDDDDD"/>
                <w:right w:val="single" w:sz="6" w:space="0" w:color="DDDDDD"/>
              </w:divBdr>
              <w:divsChild>
                <w:div w:id="1974409634">
                  <w:marLeft w:val="0"/>
                  <w:marRight w:val="0"/>
                  <w:marTop w:val="0"/>
                  <w:marBottom w:val="0"/>
                  <w:divBdr>
                    <w:top w:val="none" w:sz="0" w:space="0" w:color="auto"/>
                    <w:left w:val="none" w:sz="0" w:space="0" w:color="auto"/>
                    <w:bottom w:val="none" w:sz="0" w:space="0" w:color="auto"/>
                    <w:right w:val="none" w:sz="0" w:space="0" w:color="auto"/>
                  </w:divBdr>
                </w:div>
                <w:div w:id="183927097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23716770">
          <w:marLeft w:val="0"/>
          <w:marRight w:val="0"/>
          <w:marTop w:val="0"/>
          <w:marBottom w:val="0"/>
          <w:divBdr>
            <w:top w:val="none" w:sz="0" w:space="0" w:color="auto"/>
            <w:left w:val="none" w:sz="0" w:space="0" w:color="auto"/>
            <w:bottom w:val="none" w:sz="0" w:space="0" w:color="auto"/>
            <w:right w:val="none" w:sz="0" w:space="0" w:color="auto"/>
          </w:divBdr>
          <w:divsChild>
            <w:div w:id="123085905">
              <w:marLeft w:val="60"/>
              <w:marRight w:val="60"/>
              <w:marTop w:val="0"/>
              <w:marBottom w:val="0"/>
              <w:divBdr>
                <w:top w:val="single" w:sz="6" w:space="0" w:color="DDDDDD"/>
                <w:left w:val="single" w:sz="6" w:space="0" w:color="DDDDDD"/>
                <w:bottom w:val="single" w:sz="6" w:space="31" w:color="DDDDDD"/>
                <w:right w:val="single" w:sz="6" w:space="0" w:color="DDDDDD"/>
              </w:divBdr>
              <w:divsChild>
                <w:div w:id="38939238">
                  <w:marLeft w:val="15"/>
                  <w:marRight w:val="0"/>
                  <w:marTop w:val="0"/>
                  <w:marBottom w:val="0"/>
                  <w:divBdr>
                    <w:top w:val="none" w:sz="0" w:space="0" w:color="auto"/>
                    <w:left w:val="none" w:sz="0" w:space="0" w:color="auto"/>
                    <w:bottom w:val="none" w:sz="0" w:space="0" w:color="auto"/>
                    <w:right w:val="none" w:sz="0" w:space="0" w:color="auto"/>
                  </w:divBdr>
                  <w:divsChild>
                    <w:div w:id="1737897718">
                      <w:marLeft w:val="0"/>
                      <w:marRight w:val="0"/>
                      <w:marTop w:val="0"/>
                      <w:marBottom w:val="0"/>
                      <w:divBdr>
                        <w:top w:val="none" w:sz="0" w:space="0" w:color="auto"/>
                        <w:left w:val="none" w:sz="0" w:space="0" w:color="auto"/>
                        <w:bottom w:val="none" w:sz="0" w:space="0" w:color="auto"/>
                        <w:right w:val="none" w:sz="0" w:space="0" w:color="auto"/>
                      </w:divBdr>
                      <w:divsChild>
                        <w:div w:id="837768948">
                          <w:marLeft w:val="0"/>
                          <w:marRight w:val="0"/>
                          <w:marTop w:val="0"/>
                          <w:marBottom w:val="0"/>
                          <w:divBdr>
                            <w:top w:val="none" w:sz="0" w:space="0" w:color="auto"/>
                            <w:left w:val="none" w:sz="0" w:space="0" w:color="auto"/>
                            <w:bottom w:val="none" w:sz="0" w:space="0" w:color="auto"/>
                            <w:right w:val="none" w:sz="0" w:space="0" w:color="auto"/>
                          </w:divBdr>
                          <w:divsChild>
                            <w:div w:id="12113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4868">
                  <w:marLeft w:val="0"/>
                  <w:marRight w:val="0"/>
                  <w:marTop w:val="0"/>
                  <w:marBottom w:val="0"/>
                  <w:divBdr>
                    <w:top w:val="none" w:sz="0" w:space="0" w:color="auto"/>
                    <w:left w:val="none" w:sz="0" w:space="0" w:color="auto"/>
                    <w:bottom w:val="none" w:sz="0" w:space="0" w:color="auto"/>
                    <w:right w:val="none" w:sz="0" w:space="0" w:color="auto"/>
                  </w:divBdr>
                  <w:divsChild>
                    <w:div w:id="6963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people" Target="people.xml"/></Relationships>
</file>

<file path=word/_rels/endnotes.xml.rels><?xml version="1.0" encoding="UTF-8" standalone="yes"?>
<Relationships xmlns="http://schemas.openxmlformats.org/package/2006/relationships"><Relationship Id="rId3" Type="http://schemas.openxmlformats.org/officeDocument/2006/relationships/hyperlink" Target="https://www.dol.gov/sites/dolgov/files/ETA/oflc/pdfs/LCA_Disclosure_Data_FY2022_Q2.xlsx" TargetMode="External"/><Relationship Id="rId2" Type="http://schemas.openxmlformats.org/officeDocument/2006/relationships/hyperlink" Target="https://www.dol.gov/sites/dolgov/files/ETA/oflc/pdfs/PERM_Disclosure_Data_FY2022_Q2.xlsx" TargetMode="External"/><Relationship Id="rId1" Type="http://schemas.openxmlformats.org/officeDocument/2006/relationships/hyperlink" Target="https://www.dol.gov/sites/dolgov/files/ETA/oflc/pdfs/PERM_Disclosure_Data_FY2022_Q2.xlsx" TargetMode="External"/><Relationship Id="rId6" Type="http://schemas.openxmlformats.org/officeDocument/2006/relationships/hyperlink" Target="https://www.dol.gov/sites/dolgov/files/ETA/oflc/pdfs/LCA_Disclosure_Data_FY2022_Q2.xlsx" TargetMode="External"/><Relationship Id="rId5" Type="http://schemas.openxmlformats.org/officeDocument/2006/relationships/hyperlink" Target="https://www.dol.gov/sites/dolgov/files/ETA/oflc/pdfs/PW_Disclosure_Data_FY2022_Q2_old_form.xlsx" TargetMode="External"/><Relationship Id="rId4" Type="http://schemas.openxmlformats.org/officeDocument/2006/relationships/hyperlink" Target="https://www.dol.gov/sites/dolgov/files/ETA/oflc/pdfs/PW_Disclosure_Data_FY2022_Q2_old_form.xls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D62C7-459F-4EB7-917E-948524AF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1460</Words>
  <Characters>8325</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DaeHan</dc:creator>
  <cp:keywords/>
  <dc:description/>
  <cp:lastModifiedBy>Kim DaeHan</cp:lastModifiedBy>
  <cp:revision>9</cp:revision>
  <dcterms:created xsi:type="dcterms:W3CDTF">2022-08-14T14:33:00Z</dcterms:created>
  <dcterms:modified xsi:type="dcterms:W3CDTF">2022-08-15T06:33:00Z</dcterms:modified>
</cp:coreProperties>
</file>