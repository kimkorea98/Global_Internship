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52EB5" w14:textId="0C4DC1BA" w:rsidR="007C64CA" w:rsidRPr="003E5EAD" w:rsidRDefault="00E40CA9" w:rsidP="009B07B4">
      <w:pPr>
        <w:pStyle w:val="a3"/>
        <w:rPr>
          <w:color w:val="000000" w:themeColor="text1"/>
        </w:rPr>
      </w:pPr>
      <w:bookmarkStart w:id="0" w:name="_Hlk108948912"/>
      <w:bookmarkEnd w:id="0"/>
      <w:r w:rsidRPr="003E5EAD">
        <w:rPr>
          <w:color w:val="000000" w:themeColor="text1"/>
        </w:rPr>
        <w:t xml:space="preserve"> Week </w:t>
      </w:r>
      <w:ins w:id="1" w:author="Kim DaeHan" w:date="2022-07-24T17:26:00Z">
        <w:r w:rsidR="009E53F5">
          <w:rPr>
            <w:color w:val="000000" w:themeColor="text1"/>
          </w:rPr>
          <w:t>5</w:t>
        </w:r>
      </w:ins>
      <w:del w:id="2" w:author="Kim DaeHan" w:date="2022-07-24T17:26:00Z">
        <w:r w:rsidR="00A21D69" w:rsidDel="009E53F5">
          <w:rPr>
            <w:color w:val="000000" w:themeColor="text1"/>
          </w:rPr>
          <w:delText>4</w:delText>
        </w:r>
      </w:del>
      <w:r w:rsidRPr="003E5EAD">
        <w:rPr>
          <w:color w:val="000000" w:themeColor="text1"/>
        </w:rPr>
        <w:t xml:space="preserve"> Report</w:t>
      </w:r>
    </w:p>
    <w:p w14:paraId="49E4C478" w14:textId="5D81640C" w:rsidR="009A5F00" w:rsidRDefault="009A5F00" w:rsidP="00142743">
      <w:pPr>
        <w:rPr>
          <w:ins w:id="3" w:author="Kim DaeHan" w:date="2022-07-24T17:32:00Z"/>
        </w:rPr>
      </w:pPr>
      <w:ins w:id="4" w:author="Kim DaeHan" w:date="2022-07-24T17:27:00Z">
        <w:r>
          <w:rPr>
            <w:rFonts w:hint="eastAsia"/>
          </w:rPr>
          <w:t xml:space="preserve">이번 과제에서는 지금껏 분석해온 </w:t>
        </w:r>
        <w:proofErr w:type="spellStart"/>
        <w:r>
          <w:rPr>
            <w:rFonts w:hint="eastAsia"/>
          </w:rPr>
          <w:t>데이</w:t>
        </w:r>
      </w:ins>
      <w:ins w:id="5" w:author="Kim DaeHan" w:date="2022-07-24T17:28:00Z">
        <w:r>
          <w:rPr>
            <w:rFonts w:hint="eastAsia"/>
          </w:rPr>
          <w:t>터을</w:t>
        </w:r>
        <w:proofErr w:type="spellEnd"/>
        <w:r>
          <w:rPr>
            <w:rFonts w:hint="eastAsia"/>
          </w:rPr>
          <w:t xml:space="preserve"> 기반으로 </w:t>
        </w:r>
        <w:proofErr w:type="spellStart"/>
        <w:r>
          <w:rPr>
            <w:rFonts w:hint="eastAsia"/>
          </w:rPr>
          <w:t>의미있는</w:t>
        </w:r>
        <w:proofErr w:type="spellEnd"/>
        <w:r>
          <w:rPr>
            <w:rFonts w:hint="eastAsia"/>
          </w:rPr>
          <w:t xml:space="preserve"> </w:t>
        </w:r>
        <w:r>
          <w:t>column을</w:t>
        </w:r>
        <w:r>
          <w:t xml:space="preserve"> </w:t>
        </w:r>
        <w:r>
          <w:rPr>
            <w:rFonts w:hint="eastAsia"/>
          </w:rPr>
          <w:t>선정</w:t>
        </w:r>
      </w:ins>
      <w:ins w:id="6" w:author="Kim DaeHan" w:date="2022-07-24T17:29:00Z">
        <w:r>
          <w:rPr>
            <w:rFonts w:hint="eastAsia"/>
          </w:rPr>
          <w:t>하여</w:t>
        </w:r>
        <w:r>
          <w:t xml:space="preserve"> column</w:t>
        </w:r>
        <w:r>
          <w:rPr>
            <w:rFonts w:hint="eastAsia"/>
          </w:rPr>
          <w:t>간</w:t>
        </w:r>
      </w:ins>
      <w:ins w:id="7" w:author="Kim DaeHan" w:date="2022-07-24T17:30:00Z">
        <w:r>
          <w:rPr>
            <w:rFonts w:hint="eastAsia"/>
          </w:rPr>
          <w:t>의 분석을 수행해 보았다.</w:t>
        </w:r>
        <w:r>
          <w:t xml:space="preserve"> </w:t>
        </w:r>
      </w:ins>
    </w:p>
    <w:p w14:paraId="02ADA6B3" w14:textId="51CDA314" w:rsidR="009A5F00" w:rsidRDefault="009A5F00" w:rsidP="00142743">
      <w:pPr>
        <w:rPr>
          <w:ins w:id="8" w:author="Kim DaeHan" w:date="2022-07-24T17:58:00Z"/>
        </w:rPr>
      </w:pPr>
    </w:p>
    <w:p w14:paraId="58F625AF" w14:textId="37725400" w:rsidR="00AA66AC" w:rsidRPr="00AA66AC" w:rsidRDefault="00AA66AC" w:rsidP="00142743">
      <w:pPr>
        <w:rPr>
          <w:ins w:id="9" w:author="Kim DaeHan" w:date="2022-07-24T17:54:00Z"/>
          <w:rFonts w:hint="eastAsia"/>
          <w:b/>
          <w:bCs/>
          <w:rPrChange w:id="10" w:author="Kim DaeHan" w:date="2022-07-24T17:58:00Z">
            <w:rPr>
              <w:ins w:id="11" w:author="Kim DaeHan" w:date="2022-07-24T17:54:00Z"/>
              <w:rFonts w:hint="eastAsia"/>
            </w:rPr>
          </w:rPrChange>
        </w:rPr>
      </w:pPr>
      <w:proofErr w:type="spellStart"/>
      <w:ins w:id="12" w:author="Kim DaeHan" w:date="2022-07-24T17:58:00Z">
        <w:r w:rsidRPr="00AA66AC">
          <w:rPr>
            <w:rFonts w:hint="eastAsia"/>
            <w:b/>
            <w:bCs/>
            <w:rPrChange w:id="13" w:author="Kim DaeHan" w:date="2022-07-24T17:58:00Z">
              <w:rPr>
                <w:rFonts w:hint="eastAsia"/>
              </w:rPr>
            </w:rPrChange>
          </w:rPr>
          <w:t>L</w:t>
        </w:r>
        <w:r w:rsidRPr="00AA66AC">
          <w:rPr>
            <w:b/>
            <w:bCs/>
            <w:rPrChange w:id="14" w:author="Kim DaeHan" w:date="2022-07-24T17:58:00Z">
              <w:rPr/>
            </w:rPrChange>
          </w:rPr>
          <w:t>CA</w:t>
        </w:r>
        <w:proofErr w:type="spellEnd"/>
        <w:r>
          <w:rPr>
            <w:b/>
            <w:bCs/>
          </w:rPr>
          <w:t xml:space="preserve"> Analysis</w:t>
        </w:r>
      </w:ins>
    </w:p>
    <w:p w14:paraId="5AACFCFC" w14:textId="6406784E" w:rsidR="00D24A2B" w:rsidRDefault="00C27EB3" w:rsidP="006D756B">
      <w:pPr>
        <w:ind w:left="200" w:hangingChars="100" w:hanging="200"/>
        <w:rPr>
          <w:ins w:id="15" w:author="Kim DaeHan" w:date="2022-07-24T18:29:00Z"/>
          <w:rFonts w:eastAsiaTheme="minorHAnsi" w:cs="Heebo"/>
          <w:color w:val="2A2A2A"/>
          <w:szCs w:val="20"/>
          <w:shd w:val="clear" w:color="auto" w:fill="FFFFFF"/>
        </w:rPr>
      </w:pPr>
      <w:ins w:id="16" w:author="Kim DaeHan" w:date="2022-07-24T18:09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우선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에서의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데이터에 대한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reminding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하자면 크게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proofErr w:type="spellStart"/>
      <w:ins w:id="17" w:author="Kim DaeHan" w:date="2022-07-24T18:10:00Z">
        <w:r w:rsidRPr="00C11E00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VISA_</w:t>
        </w:r>
        <w:r w:rsidRPr="00C27EB3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,</w:t>
        </w:r>
      </w:ins>
      <w:proofErr w:type="spellStart"/>
      <w:ins w:id="18" w:author="Kim DaeHan" w:date="2022-07-24T18:09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J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OB_TITL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E</w:t>
        </w:r>
      </w:ins>
      <w:proofErr w:type="spellEnd"/>
      <w:ins w:id="19" w:author="Kim DaeHan" w:date="2022-07-24T19:22:00Z">
        <w:r w:rsidR="00E065F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/</w:t>
        </w:r>
        <w:proofErr w:type="spellStart"/>
        <w:r w:rsidR="00E065F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  <w:proofErr w:type="spellEnd"/>
        <w:r w:rsidR="00E065F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</w:t>
        </w:r>
      </w:ins>
      <w:ins w:id="20" w:author="Kim DaeHan" w:date="2022-07-24T18:10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, </w:t>
        </w:r>
        <w:proofErr w:type="spellStart"/>
        <w:r w:rsidRPr="00C27EB3">
          <w:rPr>
            <w:rFonts w:eastAsiaTheme="minorHAnsi" w:cs="Courier New"/>
            <w:color w:val="000000"/>
            <w:szCs w:val="20"/>
            <w:rPrChange w:id="21" w:author="Kim DaeHan" w:date="2022-07-24T18:10:00Z">
              <w:rPr>
                <w:rFonts w:eastAsiaTheme="minorHAnsi" w:cs="Courier New"/>
                <w:color w:val="000000"/>
                <w:sz w:val="21"/>
                <w:szCs w:val="21"/>
              </w:rPr>
            </w:rPrChange>
          </w:rPr>
          <w:t>WORKSITE_STATE</w:t>
        </w:r>
      </w:ins>
      <w:proofErr w:type="spellEnd"/>
      <w:ins w:id="22" w:author="Kim DaeHan" w:date="2022-07-24T18:13:00Z">
        <w:r w:rsidR="006D756B">
          <w:rPr>
            <w:rFonts w:eastAsiaTheme="minorHAnsi" w:cs="Courier New"/>
            <w:color w:val="000000"/>
            <w:szCs w:val="20"/>
          </w:rPr>
          <w:t>,</w:t>
        </w:r>
        <w:r w:rsidR="006D756B" w:rsidRPr="006D756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 w:rsidR="006D756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</w:t>
        </w:r>
        <w:r w:rsidR="006D756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REVALIING_</w:t>
        </w:r>
        <w:r w:rsidR="006D756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W</w:t>
        </w:r>
        <w:r w:rsidR="006D756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AGE</w:t>
        </w:r>
      </w:ins>
      <w:proofErr w:type="spellEnd"/>
      <w:ins w:id="23" w:author="Kim DaeHan" w:date="2022-07-24T18:10:00Z">
        <w:r>
          <w:rPr>
            <w:rFonts w:eastAsiaTheme="minorHAnsi" w:cs="Courier New" w:hint="eastAsia"/>
            <w:color w:val="000000"/>
            <w:szCs w:val="20"/>
          </w:rPr>
          <w:t>가 있었다.</w:t>
        </w:r>
        <w:r>
          <w:rPr>
            <w:rFonts w:eastAsiaTheme="minorHAnsi" w:cs="Courier New"/>
            <w:color w:val="000000"/>
            <w:szCs w:val="20"/>
          </w:rPr>
          <w:t xml:space="preserve"> </w:t>
        </w:r>
      </w:ins>
      <w:ins w:id="24" w:author="Kim DaeHan" w:date="2022-07-24T18:07:00Z">
        <w:r w:rsidRPr="007264A9">
          <w:rPr>
            <w:rFonts w:eastAsiaTheme="minorHAnsi" w:cs="Heebo" w:hint="eastAsia"/>
            <w:color w:val="2A2A2A"/>
            <w:szCs w:val="20"/>
            <w:shd w:val="clear" w:color="auto" w:fill="FFFFFF"/>
          </w:rPr>
          <w:t>대부분의 비자는 가장 기본적인 H</w:t>
        </w:r>
        <w:r w:rsidRPr="007264A9">
          <w:rPr>
            <w:rFonts w:eastAsiaTheme="minorHAnsi" w:cs="Heebo"/>
            <w:color w:val="2A2A2A"/>
            <w:szCs w:val="20"/>
            <w:shd w:val="clear" w:color="auto" w:fill="FFFFFF"/>
          </w:rPr>
          <w:t>-</w:t>
        </w:r>
        <w:proofErr w:type="spellStart"/>
        <w:r w:rsidRPr="007264A9">
          <w:rPr>
            <w:rFonts w:eastAsiaTheme="minorHAnsi" w:cs="Heebo"/>
            <w:color w:val="2A2A2A"/>
            <w:szCs w:val="20"/>
            <w:shd w:val="clear" w:color="auto" w:fill="FFFFFF"/>
          </w:rPr>
          <w:t>1B</w:t>
        </w:r>
        <w:proofErr w:type="spellEnd"/>
        <w:r w:rsidRPr="007264A9">
          <w:rPr>
            <w:rFonts w:eastAsiaTheme="minorHAnsi" w:cs="Heebo" w:hint="eastAsia"/>
            <w:color w:val="2A2A2A"/>
            <w:szCs w:val="20"/>
            <w:shd w:val="clear" w:color="auto" w:fill="FFFFFF"/>
          </w:rPr>
          <w:t xml:space="preserve">였으며 </w:t>
        </w:r>
        <w:proofErr w:type="spellStart"/>
        <w:r w:rsidRPr="007264A9">
          <w:rPr>
            <w:rFonts w:eastAsiaTheme="minorHAnsi" w:cs="Heebo" w:hint="eastAsia"/>
            <w:color w:val="2A2A2A"/>
            <w:szCs w:val="20"/>
            <w:shd w:val="clear" w:color="auto" w:fill="FFFFFF"/>
          </w:rPr>
          <w:t>L</w:t>
        </w:r>
        <w:r w:rsidRPr="007264A9">
          <w:rPr>
            <w:rFonts w:eastAsiaTheme="minorHAnsi" w:cs="Heebo"/>
            <w:color w:val="2A2A2A"/>
            <w:szCs w:val="20"/>
            <w:shd w:val="clear" w:color="auto" w:fill="FFFFFF"/>
          </w:rPr>
          <w:t>CA</w:t>
        </w:r>
        <w:proofErr w:type="spellEnd"/>
        <w:r w:rsidRPr="007264A9">
          <w:rPr>
            <w:rFonts w:eastAsiaTheme="minorHAnsi" w:cs="Heebo" w:hint="eastAsia"/>
            <w:color w:val="2A2A2A"/>
            <w:szCs w:val="20"/>
            <w:shd w:val="clear" w:color="auto" w:fill="FFFFFF"/>
          </w:rPr>
          <w:t xml:space="preserve">를 통해 미국으로 입국하는 노동자들은 전반적으로 </w:t>
        </w:r>
        <w:r w:rsidRPr="007264A9">
          <w:rPr>
            <w:rFonts w:eastAsiaTheme="minorHAnsi" w:cs="Heebo"/>
            <w:color w:val="2A2A2A"/>
            <w:szCs w:val="20"/>
            <w:shd w:val="clear" w:color="auto" w:fill="FFFFFF"/>
          </w:rPr>
          <w:t xml:space="preserve">computer </w:t>
        </w:r>
        <w:r w:rsidRPr="007264A9">
          <w:rPr>
            <w:rFonts w:eastAsiaTheme="minorHAnsi" w:cs="Heebo" w:hint="eastAsia"/>
            <w:color w:val="2A2A2A"/>
            <w:szCs w:val="20"/>
            <w:shd w:val="clear" w:color="auto" w:fill="FFFFFF"/>
          </w:rPr>
          <w:t>분야의 직종의 노동자였다. 대부분이 캘리포니아 주로 유입되며</w:t>
        </w:r>
        <w:r w:rsidRPr="007264A9">
          <w:rPr>
            <w:rFonts w:eastAsiaTheme="minorHAnsi" w:cs="Heebo"/>
            <w:color w:val="2A2A2A"/>
            <w:szCs w:val="20"/>
            <w:shd w:val="clear" w:color="auto" w:fill="FFFFFF"/>
          </w:rPr>
          <w:t xml:space="preserve"> </w:t>
        </w:r>
        <w:r w:rsidRPr="007264A9">
          <w:rPr>
            <w:rFonts w:eastAsiaTheme="minorHAnsi" w:cs="Heebo" w:hint="eastAsia"/>
            <w:color w:val="2A2A2A"/>
            <w:szCs w:val="20"/>
            <w:shd w:val="clear" w:color="auto" w:fill="FFFFFF"/>
          </w:rPr>
          <w:t>이는 미국의 첨단 산업 단지인 실리콘 밸리에 고용됐을 것이라 추정된다.</w:t>
        </w:r>
        <w:r w:rsidRPr="007264A9">
          <w:rPr>
            <w:rFonts w:eastAsiaTheme="minorHAnsi" w:cs="Heebo"/>
            <w:color w:val="2A2A2A"/>
            <w:szCs w:val="20"/>
            <w:shd w:val="clear" w:color="auto" w:fill="FFFFFF"/>
          </w:rPr>
          <w:t xml:space="preserve"> </w:t>
        </w:r>
      </w:ins>
      <w:ins w:id="25" w:author="Kim DaeHan" w:date="2022-07-24T18:15:00Z">
        <w:r w:rsidR="006D756B">
          <w:rPr>
            <w:rFonts w:eastAsiaTheme="minorHAnsi" w:cs="Heebo"/>
            <w:color w:val="2A2A2A"/>
            <w:szCs w:val="20"/>
            <w:shd w:val="clear" w:color="auto" w:fill="FFFFFF"/>
          </w:rPr>
          <w:t>PW</w:t>
        </w:r>
        <w:r w:rsidR="006D756B">
          <w:rPr>
            <w:rFonts w:eastAsiaTheme="minorHAnsi" w:cs="Heebo" w:hint="eastAsia"/>
            <w:color w:val="2A2A2A"/>
            <w:szCs w:val="20"/>
            <w:shd w:val="clear" w:color="auto" w:fill="FFFFFF"/>
          </w:rPr>
          <w:t xml:space="preserve">의 경우 </w:t>
        </w:r>
      </w:ins>
      <w:ins w:id="26" w:author="Kim DaeHan" w:date="2022-07-24T18:29:00Z">
        <w:r w:rsidR="00D24A2B">
          <w:rPr>
            <w:rFonts w:eastAsiaTheme="minorHAnsi" w:cs="Heebo" w:hint="eastAsia"/>
            <w:color w:val="2A2A2A"/>
            <w:szCs w:val="20"/>
            <w:shd w:val="clear" w:color="auto" w:fill="FFFFFF"/>
          </w:rPr>
          <w:t xml:space="preserve">평균이 </w:t>
        </w:r>
        <w:r w:rsidR="00D24A2B">
          <w:rPr>
            <w:rFonts w:eastAsiaTheme="minorHAnsi" w:cs="Heebo"/>
            <w:color w:val="2A2A2A"/>
            <w:szCs w:val="20"/>
            <w:shd w:val="clear" w:color="auto" w:fill="FFFFFF"/>
          </w:rPr>
          <w:t>96000</w:t>
        </w:r>
        <w:r w:rsidR="00D24A2B">
          <w:rPr>
            <w:rFonts w:eastAsiaTheme="minorHAnsi" w:cs="Heebo" w:hint="eastAsia"/>
            <w:color w:val="2A2A2A"/>
            <w:szCs w:val="20"/>
            <w:shd w:val="clear" w:color="auto" w:fill="FFFFFF"/>
          </w:rPr>
          <w:t>달러 정도이다.</w:t>
        </w:r>
        <w:r w:rsidR="00D24A2B">
          <w:rPr>
            <w:rFonts w:eastAsiaTheme="minorHAnsi" w:cs="Heebo"/>
            <w:color w:val="2A2A2A"/>
            <w:szCs w:val="20"/>
            <w:shd w:val="clear" w:color="auto" w:fill="FFFFFF"/>
          </w:rPr>
          <w:t xml:space="preserve"> </w:t>
        </w:r>
      </w:ins>
    </w:p>
    <w:p w14:paraId="3635F8B9" w14:textId="77777777" w:rsidR="00D24A2B" w:rsidRDefault="00D24A2B" w:rsidP="00D24A2B">
      <w:pPr>
        <w:jc w:val="center"/>
        <w:rPr>
          <w:ins w:id="27" w:author="Kim DaeHan" w:date="2022-07-24T18:31:00Z"/>
          <w:rFonts w:eastAsiaTheme="minorHAnsi" w:cs="Heebo"/>
          <w:color w:val="2A2A2A"/>
          <w:kern w:val="0"/>
          <w:szCs w:val="20"/>
          <w:shd w:val="clear" w:color="auto" w:fill="FFFFFF"/>
        </w:rPr>
      </w:pPr>
      <w:ins w:id="28" w:author="Kim DaeHan" w:date="2022-07-24T18:31:00Z">
        <w:r>
          <w:rPr>
            <w:rFonts w:eastAsiaTheme="minorHAnsi" w:cs="Heebo"/>
            <w:noProof/>
            <w:color w:val="2A2A2A"/>
            <w:szCs w:val="20"/>
            <w:shd w:val="clear" w:color="auto" w:fill="FFFFFF"/>
          </w:rPr>
          <w:drawing>
            <wp:inline distT="0" distB="0" distL="0" distR="0" wp14:anchorId="6C73AB65" wp14:editId="24EA3B35">
              <wp:extent cx="2701637" cy="1589424"/>
              <wp:effectExtent l="0" t="0" r="0" b="0"/>
              <wp:docPr id="24" name="그림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06528" cy="15923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DDFF028" w14:textId="18CA8CA1" w:rsidR="00D24A2B" w:rsidRPr="00D24A2B" w:rsidRDefault="00D24A2B" w:rsidP="00D24A2B">
      <w:pPr>
        <w:jc w:val="center"/>
        <w:rPr>
          <w:ins w:id="29" w:author="Kim DaeHan" w:date="2022-07-24T18:29:00Z"/>
          <w:rFonts w:eastAsiaTheme="minorHAnsi" w:cs="Heebo" w:hint="eastAsia"/>
          <w:color w:val="2A2A2A"/>
          <w:kern w:val="0"/>
          <w:szCs w:val="20"/>
          <w:shd w:val="clear" w:color="auto" w:fill="FFFFFF"/>
          <w:rPrChange w:id="30" w:author="Kim DaeHan" w:date="2022-07-24T18:31:00Z">
            <w:rPr>
              <w:ins w:id="31" w:author="Kim DaeHan" w:date="2022-07-24T18:29:00Z"/>
              <w:rFonts w:eastAsiaTheme="minorHAnsi" w:cs="Heebo" w:hint="eastAsia"/>
              <w:color w:val="2A2A2A"/>
              <w:szCs w:val="20"/>
              <w:shd w:val="clear" w:color="auto" w:fill="FFFFFF"/>
            </w:rPr>
          </w:rPrChange>
        </w:rPr>
        <w:pPrChange w:id="32" w:author="Kim DaeHan" w:date="2022-07-24T18:31:00Z">
          <w:pPr>
            <w:ind w:left="200" w:hangingChars="100" w:hanging="200"/>
          </w:pPr>
        </w:pPrChange>
      </w:pPr>
      <w:ins w:id="33" w:author="Kim DaeHan" w:date="2022-07-24T18:31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‘</w:t>
        </w:r>
        <w:proofErr w:type="spellStart"/>
        <w:r w:rsidRPr="00C11E00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VISA_CLASS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’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h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istogram&gt;</w:t>
        </w:r>
      </w:ins>
    </w:p>
    <w:p w14:paraId="610B4F98" w14:textId="2598FEFF" w:rsidR="00C27EB3" w:rsidRPr="00C27EB3" w:rsidRDefault="00D24A2B" w:rsidP="00D24A2B">
      <w:pPr>
        <w:ind w:left="200" w:hangingChars="100" w:hanging="200"/>
        <w:jc w:val="center"/>
        <w:rPr>
          <w:ins w:id="34" w:author="Kim DaeHan" w:date="2022-07-24T18:07:00Z"/>
          <w:rFonts w:eastAsiaTheme="minorHAnsi" w:cs="Heebo"/>
          <w:color w:val="2A2A2A"/>
          <w:kern w:val="0"/>
          <w:szCs w:val="20"/>
          <w:shd w:val="clear" w:color="auto" w:fill="FFFFFF"/>
          <w:rPrChange w:id="35" w:author="Kim DaeHan" w:date="2022-07-24T18:11:00Z">
            <w:rPr>
              <w:ins w:id="36" w:author="Kim DaeHan" w:date="2022-07-24T18:07:00Z"/>
              <w:rFonts w:eastAsiaTheme="minorHAnsi" w:cs="Heebo"/>
              <w:color w:val="2A2A2A"/>
              <w:szCs w:val="20"/>
              <w:shd w:val="clear" w:color="auto" w:fill="FFFFFF"/>
            </w:rPr>
          </w:rPrChange>
        </w:rPr>
        <w:pPrChange w:id="37" w:author="Kim DaeHan" w:date="2022-07-24T18:31:00Z">
          <w:pPr>
            <w:spacing w:after="0"/>
          </w:pPr>
        </w:pPrChange>
      </w:pPr>
      <w:ins w:id="38" w:author="Kim DaeHan" w:date="2022-07-24T18:31:00Z">
        <w:r>
          <w:rPr>
            <w:noProof/>
          </w:rPr>
          <w:drawing>
            <wp:inline distT="0" distB="0" distL="0" distR="0" wp14:anchorId="797B374D" wp14:editId="18521C93">
              <wp:extent cx="5327073" cy="3034177"/>
              <wp:effectExtent l="0" t="0" r="6985" b="0"/>
              <wp:docPr id="29" name="그림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28544" cy="30350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630280" w14:textId="77777777" w:rsidR="00D24A2B" w:rsidRPr="00297365" w:rsidRDefault="00D24A2B" w:rsidP="00D24A2B">
      <w:pPr>
        <w:jc w:val="center"/>
        <w:rPr>
          <w:ins w:id="39" w:author="Kim DaeHan" w:date="2022-07-24T18:32:00Z"/>
          <w:rFonts w:eastAsiaTheme="minorHAnsi" w:cs="Heebo"/>
          <w:color w:val="2A2A2A"/>
          <w:kern w:val="0"/>
          <w:szCs w:val="20"/>
          <w:shd w:val="clear" w:color="auto" w:fill="FFFFFF"/>
        </w:rPr>
      </w:pPr>
      <w:ins w:id="40" w:author="Kim DaeHan" w:date="2022-07-24T18:32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’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h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istogram 2&gt;</w:t>
        </w:r>
      </w:ins>
    </w:p>
    <w:p w14:paraId="3BD19EDD" w14:textId="77777777" w:rsidR="00D24A2B" w:rsidRPr="00D24A2B" w:rsidRDefault="00D24A2B" w:rsidP="00D24A2B">
      <w:pPr>
        <w:pStyle w:val="HTML"/>
        <w:shd w:val="clear" w:color="auto" w:fill="FFFFFF"/>
        <w:wordWrap w:val="0"/>
        <w:ind w:left="1200"/>
        <w:jc w:val="center"/>
        <w:textAlignment w:val="baseline"/>
        <w:rPr>
          <w:ins w:id="41" w:author="Kim DaeHan" w:date="2022-07-24T18:32:00Z"/>
          <w:rFonts w:asciiTheme="minorHAnsi" w:eastAsiaTheme="minorHAnsi" w:hAnsiTheme="minorHAnsi" w:cs="Heebo"/>
          <w:color w:val="2A2A2A"/>
          <w:sz w:val="20"/>
          <w:szCs w:val="20"/>
          <w:shd w:val="clear" w:color="auto" w:fill="FFFFFF"/>
        </w:rPr>
      </w:pPr>
      <w:ins w:id="42" w:author="Kim DaeHan" w:date="2022-07-24T18:32:00Z">
        <w:r w:rsidRPr="00D24A2B">
          <w:rPr>
            <w:noProof/>
            <w:sz w:val="20"/>
            <w:szCs w:val="20"/>
            <w:rPrChange w:id="43" w:author="Kim DaeHan" w:date="2022-07-24T18:32:00Z">
              <w:rPr>
                <w:noProof/>
              </w:rPr>
            </w:rPrChange>
          </w:rPr>
          <w:lastRenderedPageBreak/>
          <w:drawing>
            <wp:inline distT="0" distB="0" distL="0" distR="0" wp14:anchorId="686847F3" wp14:editId="4A1E0D59">
              <wp:extent cx="3994042" cy="4052454"/>
              <wp:effectExtent l="0" t="0" r="6985" b="5715"/>
              <wp:docPr id="30" name="그림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14673" cy="40733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4579637" w14:textId="06E5692E" w:rsidR="00AA66AC" w:rsidRPr="00D24A2B" w:rsidRDefault="00D24A2B" w:rsidP="00D24A2B">
      <w:pPr>
        <w:pStyle w:val="HTML"/>
        <w:shd w:val="clear" w:color="auto" w:fill="FFFFFF"/>
        <w:wordWrap w:val="0"/>
        <w:ind w:left="1200"/>
        <w:jc w:val="center"/>
        <w:textAlignment w:val="baseline"/>
        <w:rPr>
          <w:ins w:id="44" w:author="Kim DaeHan" w:date="2022-07-24T17:59:00Z"/>
          <w:rFonts w:asciiTheme="minorHAnsi" w:eastAsiaTheme="minorHAnsi" w:hAnsiTheme="minorHAnsi" w:cs="Heebo" w:hint="eastAsia"/>
          <w:color w:val="2A2A2A"/>
          <w:sz w:val="20"/>
          <w:szCs w:val="20"/>
          <w:shd w:val="clear" w:color="auto" w:fill="FFFFFF"/>
          <w:rPrChange w:id="45" w:author="Kim DaeHan" w:date="2022-07-24T18:32:00Z">
            <w:rPr>
              <w:ins w:id="46" w:author="Kim DaeHan" w:date="2022-07-24T17:59:00Z"/>
              <w:rFonts w:hint="eastAsia"/>
            </w:rPr>
          </w:rPrChange>
        </w:rPr>
        <w:pPrChange w:id="47" w:author="Kim DaeHan" w:date="2022-07-24T18:32:00Z">
          <w:pPr/>
        </w:pPrChange>
      </w:pPr>
      <w:ins w:id="48" w:author="Kim DaeHan" w:date="2022-07-24T18:32:00Z">
        <w:r w:rsidRPr="00D24A2B">
          <w:rPr>
            <w:rFonts w:asciiTheme="minorHAnsi" w:eastAsiaTheme="minorHAnsi" w:hAnsiTheme="minorHAnsi" w:cs="Heebo" w:hint="eastAsia"/>
            <w:color w:val="2A2A2A"/>
            <w:sz w:val="20"/>
            <w:szCs w:val="20"/>
            <w:shd w:val="clear" w:color="auto" w:fill="FFFFFF"/>
            <w:rPrChange w:id="49" w:author="Kim DaeHan" w:date="2022-07-24T18:32:00Z">
              <w:rPr>
                <w:rFonts w:eastAsiaTheme="minorHAnsi" w:cs="Heebo" w:hint="eastAsia"/>
                <w:color w:val="2A2A2A"/>
                <w:szCs w:val="20"/>
                <w:shd w:val="clear" w:color="auto" w:fill="FFFFFF"/>
              </w:rPr>
            </w:rPrChange>
          </w:rPr>
          <w:t>&lt;</w:t>
        </w:r>
        <w:proofErr w:type="spellStart"/>
        <w:r w:rsidRPr="00D24A2B">
          <w:rPr>
            <w:rFonts w:asciiTheme="minorHAnsi" w:eastAsiaTheme="minorHAnsi" w:hAnsiTheme="minorHAnsi" w:cs="Heebo" w:hint="eastAsia"/>
            <w:color w:val="2A2A2A"/>
            <w:sz w:val="20"/>
            <w:szCs w:val="20"/>
            <w:shd w:val="clear" w:color="auto" w:fill="FFFFFF"/>
            <w:rPrChange w:id="50" w:author="Kim DaeHan" w:date="2022-07-24T18:32:00Z">
              <w:rPr>
                <w:rFonts w:eastAsiaTheme="minorHAnsi" w:cs="Heebo" w:hint="eastAsia"/>
                <w:color w:val="2A2A2A"/>
                <w:szCs w:val="20"/>
                <w:shd w:val="clear" w:color="auto" w:fill="FFFFFF"/>
              </w:rPr>
            </w:rPrChange>
          </w:rPr>
          <w:t>L</w:t>
        </w:r>
        <w:r w:rsidRPr="00D24A2B">
          <w:rPr>
            <w:rFonts w:asciiTheme="minorHAnsi" w:eastAsiaTheme="minorHAnsi" w:hAnsiTheme="minorHAnsi" w:cs="Heebo"/>
            <w:color w:val="2A2A2A"/>
            <w:sz w:val="20"/>
            <w:szCs w:val="20"/>
            <w:shd w:val="clear" w:color="auto" w:fill="FFFFFF"/>
            <w:rPrChange w:id="51" w:author="Kim DaeHan" w:date="2022-07-24T18:32:00Z">
              <w:rPr>
                <w:rFonts w:eastAsiaTheme="minorHAnsi" w:cs="Heebo"/>
                <w:color w:val="2A2A2A"/>
                <w:szCs w:val="20"/>
                <w:shd w:val="clear" w:color="auto" w:fill="FFFFFF"/>
              </w:rPr>
            </w:rPrChange>
          </w:rPr>
          <w:t>CA</w:t>
        </w:r>
        <w:proofErr w:type="spellEnd"/>
        <w:r w:rsidRPr="00D24A2B">
          <w:rPr>
            <w:rFonts w:asciiTheme="minorHAnsi" w:eastAsiaTheme="minorHAnsi" w:hAnsiTheme="minorHAnsi" w:cs="Heebo"/>
            <w:color w:val="2A2A2A"/>
            <w:sz w:val="20"/>
            <w:szCs w:val="20"/>
            <w:shd w:val="clear" w:color="auto" w:fill="FFFFFF"/>
            <w:rPrChange w:id="52" w:author="Kim DaeHan" w:date="2022-07-24T18:32:00Z">
              <w:rPr>
                <w:rFonts w:eastAsiaTheme="minorHAnsi" w:cs="Heebo"/>
                <w:color w:val="2A2A2A"/>
                <w:szCs w:val="20"/>
                <w:shd w:val="clear" w:color="auto" w:fill="FFFFFF"/>
              </w:rPr>
            </w:rPrChange>
          </w:rPr>
          <w:t xml:space="preserve"> ‘</w:t>
        </w:r>
        <w:proofErr w:type="spellStart"/>
        <w:r w:rsidRPr="00D24A2B">
          <w:rPr>
            <w:rFonts w:asciiTheme="minorHAnsi" w:eastAsiaTheme="minorHAnsi" w:hAnsiTheme="minorHAnsi" w:cs="Courier New"/>
            <w:color w:val="000000"/>
            <w:sz w:val="20"/>
            <w:szCs w:val="20"/>
            <w:rPrChange w:id="53" w:author="Kim DaeHan" w:date="2022-07-24T18:32:00Z">
              <w:rPr>
                <w:rFonts w:eastAsiaTheme="minorHAnsi" w:cs="Courier New"/>
                <w:color w:val="000000"/>
                <w:sz w:val="21"/>
                <w:szCs w:val="21"/>
              </w:rPr>
            </w:rPrChange>
          </w:rPr>
          <w:t>WORKSITE_STATE</w:t>
        </w:r>
        <w:proofErr w:type="spellEnd"/>
        <w:r w:rsidRPr="00D24A2B">
          <w:rPr>
            <w:rFonts w:asciiTheme="minorHAnsi" w:eastAsiaTheme="minorHAnsi" w:hAnsiTheme="minorHAnsi" w:cs="Courier New"/>
            <w:color w:val="000000"/>
            <w:sz w:val="20"/>
            <w:szCs w:val="20"/>
            <w:rPrChange w:id="54" w:author="Kim DaeHan" w:date="2022-07-24T18:32:00Z">
              <w:rPr>
                <w:rFonts w:eastAsiaTheme="minorHAnsi" w:cs="Courier New"/>
                <w:color w:val="000000"/>
                <w:sz w:val="21"/>
                <w:szCs w:val="21"/>
              </w:rPr>
            </w:rPrChange>
          </w:rPr>
          <w:t xml:space="preserve">’ </w:t>
        </w:r>
        <w:r w:rsidRPr="00D24A2B">
          <w:rPr>
            <w:rFonts w:asciiTheme="minorHAnsi" w:eastAsiaTheme="minorHAnsi" w:hAnsiTheme="minorHAnsi" w:cs="Heebo"/>
            <w:color w:val="2A2A2A"/>
            <w:sz w:val="20"/>
            <w:szCs w:val="20"/>
            <w:shd w:val="clear" w:color="auto" w:fill="FFFFFF"/>
            <w:rPrChange w:id="55" w:author="Kim DaeHan" w:date="2022-07-24T18:32:00Z">
              <w:rPr>
                <w:rFonts w:eastAsiaTheme="minorHAnsi" w:cs="Heebo"/>
                <w:color w:val="2A2A2A"/>
                <w:szCs w:val="20"/>
                <w:shd w:val="clear" w:color="auto" w:fill="FFFFFF"/>
              </w:rPr>
            </w:rPrChange>
          </w:rPr>
          <w:t>histogram&gt;</w:t>
        </w:r>
      </w:ins>
    </w:p>
    <w:p w14:paraId="4C069915" w14:textId="19282672" w:rsidR="00AA66AC" w:rsidRDefault="00AA66AC" w:rsidP="00142743">
      <w:pPr>
        <w:rPr>
          <w:ins w:id="56" w:author="Kim DaeHan" w:date="2022-07-24T17:32:00Z"/>
          <w:rFonts w:hint="eastAsia"/>
        </w:rPr>
      </w:pPr>
      <w:ins w:id="57" w:author="Kim DaeHan" w:date="2022-07-24T17:55:00Z">
        <w:r>
          <w:rPr>
            <w:noProof/>
          </w:rPr>
          <w:drawing>
            <wp:inline distT="0" distB="0" distL="0" distR="0" wp14:anchorId="6DF9DF1B" wp14:editId="0992630D">
              <wp:extent cx="4253345" cy="1583965"/>
              <wp:effectExtent l="0" t="0" r="0" b="0"/>
              <wp:docPr id="4" name="그림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4142" cy="15954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58" w:author="Kim DaeHan" w:date="2022-07-24T17:56:00Z">
        <w:r>
          <w:rPr>
            <w:noProof/>
          </w:rPr>
          <w:drawing>
            <wp:inline distT="0" distB="0" distL="0" distR="0" wp14:anchorId="43564DD7" wp14:editId="3D9FB982">
              <wp:extent cx="1313263" cy="1718830"/>
              <wp:effectExtent l="0" t="0" r="1270" b="0"/>
              <wp:docPr id="6" name="그림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17971" cy="17249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D57B8E" w14:textId="64A17649" w:rsidR="009A5F00" w:rsidRDefault="00AA66AC" w:rsidP="00AA66AC">
      <w:pPr>
        <w:ind w:left="800" w:firstLine="800"/>
        <w:jc w:val="center"/>
        <w:rPr>
          <w:ins w:id="59" w:author="Kim DaeHan" w:date="2022-07-24T17:55:00Z"/>
          <w:rFonts w:eastAsiaTheme="minorHAnsi" w:cs="Heebo"/>
          <w:color w:val="2A2A2A"/>
          <w:kern w:val="0"/>
          <w:szCs w:val="20"/>
          <w:shd w:val="clear" w:color="auto" w:fill="FFFFFF"/>
        </w:rPr>
        <w:pPrChange w:id="60" w:author="Kim DaeHan" w:date="2022-07-24T17:56:00Z">
          <w:pPr>
            <w:jc w:val="center"/>
          </w:pPr>
        </w:pPrChange>
      </w:pPr>
      <w:ins w:id="61" w:author="Kim DaeHan" w:date="2022-07-24T17:55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62" w:author="Kim DaeHan" w:date="2022-07-24T22:10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‘</w:t>
        </w:r>
      </w:ins>
      <w:ins w:id="63" w:author="Kim DaeHan" w:date="2022-07-24T17:5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Prevailing </w:t>
        </w:r>
      </w:ins>
      <w:ins w:id="64" w:author="Kim DaeHan" w:date="2022-07-24T17:57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W</w:t>
        </w:r>
      </w:ins>
      <w:ins w:id="65" w:author="Kim DaeHan" w:date="2022-07-24T17:5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age</w:t>
        </w:r>
      </w:ins>
      <w:ins w:id="66" w:author="Kim DaeHan" w:date="2022-07-24T22:10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</w:t>
        </w:r>
      </w:ins>
      <w:ins w:id="67" w:author="Kim DaeHan" w:date="2022-07-24T17:56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68" w:author="Kim DaeHan" w:date="2022-07-24T17:57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distribution &amp; </w:t>
        </w:r>
      </w:ins>
      <w:ins w:id="69" w:author="Kim DaeHan" w:date="2022-07-24T17:56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description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70" w:author="Kim DaeHan" w:date="2022-07-24T17:5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  <w:ins w:id="71" w:author="Kim DaeHan" w:date="2022-07-24T17:56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ab/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ab/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ab/>
        </w:r>
      </w:ins>
    </w:p>
    <w:p w14:paraId="47E50D35" w14:textId="6F60269B" w:rsidR="00AA66AC" w:rsidRPr="00AA66AC" w:rsidRDefault="00AA66AC" w:rsidP="00AA66AC">
      <w:pPr>
        <w:jc w:val="center"/>
        <w:rPr>
          <w:ins w:id="72" w:author="Kim DaeHan" w:date="2022-07-24T17:30:00Z"/>
          <w:rFonts w:eastAsiaTheme="minorHAnsi" w:cs="Heebo" w:hint="eastAsia"/>
          <w:color w:val="2A2A2A"/>
          <w:kern w:val="0"/>
          <w:szCs w:val="20"/>
          <w:shd w:val="clear" w:color="auto" w:fill="FFFFFF"/>
          <w:rPrChange w:id="73" w:author="Kim DaeHan" w:date="2022-07-24T17:55:00Z">
            <w:rPr>
              <w:ins w:id="74" w:author="Kim DaeHan" w:date="2022-07-24T17:30:00Z"/>
            </w:rPr>
          </w:rPrChange>
        </w:rPr>
        <w:pPrChange w:id="75" w:author="Kim DaeHan" w:date="2022-07-24T17:55:00Z">
          <w:pPr/>
        </w:pPrChange>
      </w:pPr>
    </w:p>
    <w:p w14:paraId="58E8B981" w14:textId="77777777" w:rsidR="0056524B" w:rsidRDefault="0056524B">
      <w:pPr>
        <w:widowControl/>
        <w:wordWrap/>
        <w:autoSpaceDE/>
        <w:autoSpaceDN/>
        <w:rPr>
          <w:ins w:id="76" w:author="Kim DaeHan" w:date="2022-07-24T22:06:00Z"/>
          <w:b/>
          <w:bCs/>
        </w:rPr>
      </w:pPr>
      <w:ins w:id="77" w:author="Kim DaeHan" w:date="2022-07-24T22:06:00Z">
        <w:r>
          <w:rPr>
            <w:b/>
            <w:bCs/>
          </w:rPr>
          <w:br w:type="page"/>
        </w:r>
      </w:ins>
    </w:p>
    <w:p w14:paraId="516FDDA4" w14:textId="0E8329D6" w:rsidR="0021568C" w:rsidDel="00C63DF8" w:rsidRDefault="0030193B" w:rsidP="00C63DF8">
      <w:pPr>
        <w:spacing w:after="0"/>
        <w:rPr>
          <w:del w:id="78" w:author="Kim DaeHan" w:date="2022-07-24T18:33:00Z"/>
          <w:b/>
          <w:bCs/>
        </w:rPr>
        <w:pPrChange w:id="79" w:author="Kim DaeHan" w:date="2022-07-24T19:55:00Z">
          <w:pPr>
            <w:spacing w:after="0"/>
          </w:pPr>
        </w:pPrChange>
      </w:pPr>
      <w:proofErr w:type="spellStart"/>
      <w:ins w:id="80" w:author="Kim DaeHan" w:date="2022-07-24T18:54:00Z">
        <w:r>
          <w:rPr>
            <w:b/>
            <w:bCs/>
          </w:rPr>
          <w:lastRenderedPageBreak/>
          <w:t>LCA</w:t>
        </w:r>
        <w:proofErr w:type="spellEnd"/>
        <w:r>
          <w:rPr>
            <w:b/>
            <w:bCs/>
          </w:rPr>
          <w:t xml:space="preserve"> – </w:t>
        </w:r>
      </w:ins>
      <w:ins w:id="81" w:author="Kim DaeHan" w:date="2022-07-24T18:47:00Z">
        <w:r w:rsidR="008C3171" w:rsidRPr="008C3171">
          <w:rPr>
            <w:rFonts w:hint="eastAsia"/>
            <w:b/>
            <w:bCs/>
            <w:rPrChange w:id="82" w:author="Kim DaeHan" w:date="2022-07-24T18:47:00Z">
              <w:rPr>
                <w:rFonts w:hint="eastAsia"/>
              </w:rPr>
            </w:rPrChange>
          </w:rPr>
          <w:t>V</w:t>
        </w:r>
        <w:r w:rsidR="008C3171" w:rsidRPr="008C3171">
          <w:rPr>
            <w:b/>
            <w:bCs/>
            <w:rPrChange w:id="83" w:author="Kim DaeHan" w:date="2022-07-24T18:47:00Z">
              <w:rPr/>
            </w:rPrChange>
          </w:rPr>
          <w:t xml:space="preserve">ISA </w:t>
        </w:r>
      </w:ins>
      <w:del w:id="84" w:author="Kim DaeHan" w:date="2022-07-24T18:33:00Z">
        <w:r w:rsidR="00C35805" w:rsidRPr="008C3171" w:rsidDel="00D24A2B">
          <w:rPr>
            <w:b/>
            <w:bCs/>
            <w:rPrChange w:id="85" w:author="Kim DaeHan" w:date="2022-07-24T18:47:00Z">
              <w:rPr/>
            </w:rPrChange>
          </w:rPr>
          <w:delText>저번</w:delText>
        </w:r>
        <w:r w:rsidR="00A21D69" w:rsidRPr="008C3171" w:rsidDel="00D24A2B">
          <w:rPr>
            <w:rFonts w:hint="eastAsia"/>
            <w:b/>
            <w:bCs/>
            <w:rPrChange w:id="86" w:author="Kim DaeHan" w:date="2022-07-24T18:47:00Z">
              <w:rPr>
                <w:rFonts w:hint="eastAsia"/>
              </w:rPr>
            </w:rPrChange>
          </w:rPr>
          <w:delText xml:space="preserve"> </w:delText>
        </w:r>
        <w:r w:rsidR="00C35805" w:rsidRPr="008C3171" w:rsidDel="00D24A2B">
          <w:rPr>
            <w:rFonts w:hint="eastAsia"/>
            <w:b/>
            <w:bCs/>
            <w:rPrChange w:id="87" w:author="Kim DaeHan" w:date="2022-07-24T18:47:00Z">
              <w:rPr>
                <w:rFonts w:hint="eastAsia"/>
              </w:rPr>
            </w:rPrChange>
          </w:rPr>
          <w:delText xml:space="preserve">과제에서 불러온 </w:delText>
        </w:r>
        <w:r w:rsidR="00A21D69" w:rsidRPr="008C3171" w:rsidDel="00D24A2B">
          <w:rPr>
            <w:rFonts w:hint="eastAsia"/>
            <w:b/>
            <w:bCs/>
            <w:rPrChange w:id="88" w:author="Kim DaeHan" w:date="2022-07-24T18:47:00Z">
              <w:rPr>
                <w:rFonts w:hint="eastAsia"/>
              </w:rPr>
            </w:rPrChange>
          </w:rPr>
          <w:delText>d</w:delText>
        </w:r>
        <w:r w:rsidR="00A21D69" w:rsidRPr="008C3171" w:rsidDel="00D24A2B">
          <w:rPr>
            <w:b/>
            <w:bCs/>
            <w:rPrChange w:id="89" w:author="Kim DaeHan" w:date="2022-07-24T18:47:00Z">
              <w:rPr/>
            </w:rPrChange>
          </w:rPr>
          <w:delText>ataset</w:delText>
        </w:r>
        <w:r w:rsidR="00C35805" w:rsidRPr="008C3171" w:rsidDel="00D24A2B">
          <w:rPr>
            <w:rFonts w:hint="eastAsia"/>
            <w:b/>
            <w:bCs/>
            <w:rPrChange w:id="90" w:author="Kim DaeHan" w:date="2022-07-24T18:47:00Z">
              <w:rPr>
                <w:rFonts w:hint="eastAsia"/>
              </w:rPr>
            </w:rPrChange>
          </w:rPr>
          <w:delText>(L</w:delText>
        </w:r>
        <w:r w:rsidR="00C35805" w:rsidRPr="008C3171" w:rsidDel="00D24A2B">
          <w:rPr>
            <w:b/>
            <w:bCs/>
            <w:rPrChange w:id="91" w:author="Kim DaeHan" w:date="2022-07-24T18:47:00Z">
              <w:rPr/>
            </w:rPrChange>
          </w:rPr>
          <w:delText>CA, PW, PERM)들</w:delText>
        </w:r>
        <w:r w:rsidR="00C35805" w:rsidRPr="008C3171" w:rsidDel="00D24A2B">
          <w:rPr>
            <w:rFonts w:hint="eastAsia"/>
            <w:b/>
            <w:bCs/>
            <w:rPrChange w:id="92" w:author="Kim DaeHan" w:date="2022-07-24T18:47:00Z">
              <w:rPr>
                <w:rFonts w:hint="eastAsia"/>
              </w:rPr>
            </w:rPrChange>
          </w:rPr>
          <w:delText xml:space="preserve">의 유의미한 분석을 위해 각 </w:delText>
        </w:r>
        <w:r w:rsidR="00A21D69" w:rsidRPr="008C3171" w:rsidDel="00D24A2B">
          <w:rPr>
            <w:rFonts w:hint="eastAsia"/>
            <w:b/>
            <w:bCs/>
            <w:rPrChange w:id="93" w:author="Kim DaeHan" w:date="2022-07-24T18:47:00Z">
              <w:rPr>
                <w:rFonts w:hint="eastAsia"/>
              </w:rPr>
            </w:rPrChange>
          </w:rPr>
          <w:delText>d</w:delText>
        </w:r>
        <w:r w:rsidR="00A21D69" w:rsidRPr="008C3171" w:rsidDel="00D24A2B">
          <w:rPr>
            <w:b/>
            <w:bCs/>
            <w:rPrChange w:id="94" w:author="Kim DaeHan" w:date="2022-07-24T18:47:00Z">
              <w:rPr/>
            </w:rPrChange>
          </w:rPr>
          <w:delText>ataset</w:delText>
        </w:r>
        <w:r w:rsidR="00A21D69" w:rsidRPr="008C3171" w:rsidDel="00D24A2B">
          <w:rPr>
            <w:rFonts w:hint="eastAsia"/>
            <w:b/>
            <w:bCs/>
            <w:rPrChange w:id="95" w:author="Kim DaeHan" w:date="2022-07-24T18:47:00Z">
              <w:rPr>
                <w:rFonts w:hint="eastAsia"/>
              </w:rPr>
            </w:rPrChange>
          </w:rPr>
          <w:delText>의</w:delText>
        </w:r>
        <w:r w:rsidR="00C35805" w:rsidRPr="008C3171" w:rsidDel="00D24A2B">
          <w:rPr>
            <w:rFonts w:hint="eastAsia"/>
            <w:b/>
            <w:bCs/>
            <w:rPrChange w:id="96" w:author="Kim DaeHan" w:date="2022-07-24T18:47:00Z">
              <w:rPr>
                <w:rFonts w:hint="eastAsia"/>
              </w:rPr>
            </w:rPrChange>
          </w:rPr>
          <w:delText xml:space="preserve"> </w:delText>
        </w:r>
        <w:r w:rsidR="00C35805" w:rsidRPr="008C3171" w:rsidDel="00D24A2B">
          <w:rPr>
            <w:b/>
            <w:bCs/>
            <w:rPrChange w:id="97" w:author="Kim DaeHan" w:date="2022-07-24T18:47:00Z">
              <w:rPr/>
            </w:rPrChange>
          </w:rPr>
          <w:delText>numerical data type</w:delText>
        </w:r>
        <w:r w:rsidR="00C35805" w:rsidRPr="008C3171" w:rsidDel="00D24A2B">
          <w:rPr>
            <w:rFonts w:hint="eastAsia"/>
            <w:b/>
            <w:bCs/>
            <w:rPrChange w:id="98" w:author="Kim DaeHan" w:date="2022-07-24T18:47:00Z">
              <w:rPr>
                <w:rFonts w:hint="eastAsia"/>
              </w:rPr>
            </w:rPrChange>
          </w:rPr>
          <w:delText>을 추출하여</w:delText>
        </w:r>
        <w:r w:rsidR="00C35805" w:rsidRPr="008C3171" w:rsidDel="00D24A2B">
          <w:rPr>
            <w:b/>
            <w:bCs/>
            <w:rPrChange w:id="99" w:author="Kim DaeHan" w:date="2022-07-24T18:47:00Z">
              <w:rPr/>
            </w:rPrChange>
          </w:rPr>
          <w:delText xml:space="preserve"> </w:delText>
        </w:r>
        <w:r w:rsidR="00C35805" w:rsidRPr="008C3171" w:rsidDel="00D24A2B">
          <w:rPr>
            <w:rFonts w:hint="eastAsia"/>
            <w:b/>
            <w:bCs/>
            <w:rPrChange w:id="100" w:author="Kim DaeHan" w:date="2022-07-24T18:47:00Z">
              <w:rPr>
                <w:rFonts w:hint="eastAsia"/>
              </w:rPr>
            </w:rPrChange>
          </w:rPr>
          <w:delText xml:space="preserve">각 </w:delText>
        </w:r>
        <w:r w:rsidR="00C35805" w:rsidRPr="008C3171" w:rsidDel="00D24A2B">
          <w:rPr>
            <w:b/>
            <w:bCs/>
            <w:rPrChange w:id="101" w:author="Kim DaeHan" w:date="2022-07-24T18:47:00Z">
              <w:rPr/>
            </w:rPrChange>
          </w:rPr>
          <w:delText>column</w:delText>
        </w:r>
        <w:r w:rsidR="00C35805" w:rsidRPr="008C3171" w:rsidDel="00D24A2B">
          <w:rPr>
            <w:rFonts w:hint="eastAsia"/>
            <w:b/>
            <w:bCs/>
            <w:rPrChange w:id="102" w:author="Kim DaeHan" w:date="2022-07-24T18:47:00Z">
              <w:rPr>
                <w:rFonts w:hint="eastAsia"/>
              </w:rPr>
            </w:rPrChange>
          </w:rPr>
          <w:delText>간의 P</w:delText>
        </w:r>
        <w:r w:rsidR="00C35805" w:rsidRPr="008C3171" w:rsidDel="00D24A2B">
          <w:rPr>
            <w:b/>
            <w:bCs/>
            <w:rPrChange w:id="103" w:author="Kim DaeHan" w:date="2022-07-24T18:47:00Z">
              <w:rPr/>
            </w:rPrChange>
          </w:rPr>
          <w:delText>earson correlation coefficient</w:delText>
        </w:r>
        <w:r w:rsidR="00C35805" w:rsidRPr="008C3171" w:rsidDel="00D24A2B">
          <w:rPr>
            <w:rFonts w:hint="eastAsia"/>
            <w:b/>
            <w:bCs/>
            <w:rPrChange w:id="104" w:author="Kim DaeHan" w:date="2022-07-24T18:47:00Z">
              <w:rPr>
                <w:rFonts w:hint="eastAsia"/>
              </w:rPr>
            </w:rPrChange>
          </w:rPr>
          <w:delText xml:space="preserve">를 </w:delText>
        </w:r>
        <w:r w:rsidR="00A21D69" w:rsidRPr="008C3171" w:rsidDel="00D24A2B">
          <w:rPr>
            <w:rFonts w:hint="eastAsia"/>
            <w:b/>
            <w:bCs/>
            <w:rPrChange w:id="105" w:author="Kim DaeHan" w:date="2022-07-24T18:47:00Z">
              <w:rPr>
                <w:rFonts w:hint="eastAsia"/>
              </w:rPr>
            </w:rPrChange>
          </w:rPr>
          <w:delText>계산,</w:delText>
        </w:r>
        <w:r w:rsidR="00142743" w:rsidRPr="008C3171" w:rsidDel="00D24A2B">
          <w:rPr>
            <w:rFonts w:hint="eastAsia"/>
            <w:b/>
            <w:bCs/>
            <w:rPrChange w:id="106" w:author="Kim DaeHan" w:date="2022-07-24T18:47:00Z">
              <w:rPr>
                <w:rFonts w:hint="eastAsia"/>
              </w:rPr>
            </w:rPrChange>
          </w:rPr>
          <w:delText xml:space="preserve"> 이를 기반으로 </w:delText>
        </w:r>
        <w:r w:rsidR="00C35805" w:rsidRPr="008C3171" w:rsidDel="00D24A2B">
          <w:rPr>
            <w:rFonts w:hint="eastAsia"/>
            <w:b/>
            <w:bCs/>
            <w:rPrChange w:id="107" w:author="Kim DaeHan" w:date="2022-07-24T18:47:00Z">
              <w:rPr>
                <w:rFonts w:hint="eastAsia"/>
              </w:rPr>
            </w:rPrChange>
          </w:rPr>
          <w:delText>c</w:delText>
        </w:r>
        <w:r w:rsidR="00C35805" w:rsidRPr="008C3171" w:rsidDel="00D24A2B">
          <w:rPr>
            <w:b/>
            <w:bCs/>
            <w:rPrChange w:id="108" w:author="Kim DaeHan" w:date="2022-07-24T18:47:00Z">
              <w:rPr/>
            </w:rPrChange>
          </w:rPr>
          <w:delText>olumn</w:delText>
        </w:r>
        <w:r w:rsidR="00C35805" w:rsidRPr="008C3171" w:rsidDel="00D24A2B">
          <w:rPr>
            <w:rFonts w:hint="eastAsia"/>
            <w:b/>
            <w:bCs/>
            <w:rPrChange w:id="109" w:author="Kim DaeHan" w:date="2022-07-24T18:47:00Z">
              <w:rPr>
                <w:rFonts w:hint="eastAsia"/>
              </w:rPr>
            </w:rPrChange>
          </w:rPr>
          <w:delText xml:space="preserve">간의 유의미한 상관관계를 </w:delText>
        </w:r>
        <w:r w:rsidR="00A21D69" w:rsidRPr="008C3171" w:rsidDel="00D24A2B">
          <w:rPr>
            <w:rFonts w:hint="eastAsia"/>
            <w:b/>
            <w:bCs/>
            <w:rPrChange w:id="110" w:author="Kim DaeHan" w:date="2022-07-24T18:47:00Z">
              <w:rPr>
                <w:rFonts w:hint="eastAsia"/>
              </w:rPr>
            </w:rPrChange>
          </w:rPr>
          <w:delText>확인하였다.</w:delText>
        </w:r>
        <w:r w:rsidR="00A21D69" w:rsidRPr="008C3171" w:rsidDel="00D24A2B">
          <w:rPr>
            <w:b/>
            <w:bCs/>
            <w:rPrChange w:id="111" w:author="Kim DaeHan" w:date="2022-07-24T18:47:00Z">
              <w:rPr/>
            </w:rPrChange>
          </w:rPr>
          <w:delText xml:space="preserve"> </w:delText>
        </w:r>
        <w:r w:rsidR="00A21D69" w:rsidRPr="008C3171" w:rsidDel="00D24A2B">
          <w:rPr>
            <w:rFonts w:hint="eastAsia"/>
            <w:b/>
            <w:bCs/>
            <w:rPrChange w:id="112" w:author="Kim DaeHan" w:date="2022-07-24T18:47:00Z">
              <w:rPr>
                <w:rFonts w:hint="eastAsia"/>
              </w:rPr>
            </w:rPrChange>
          </w:rPr>
          <w:delText>이번에는 s</w:delText>
        </w:r>
        <w:r w:rsidR="00A21D69" w:rsidRPr="008C3171" w:rsidDel="00D24A2B">
          <w:rPr>
            <w:b/>
            <w:bCs/>
            <w:rPrChange w:id="113" w:author="Kim DaeHan" w:date="2022-07-24T18:47:00Z">
              <w:rPr/>
            </w:rPrChange>
          </w:rPr>
          <w:delText xml:space="preserve">tring </w:delText>
        </w:r>
        <w:r w:rsidR="00A21D69" w:rsidRPr="008C3171" w:rsidDel="00D24A2B">
          <w:rPr>
            <w:rFonts w:hint="eastAsia"/>
            <w:b/>
            <w:bCs/>
            <w:rPrChange w:id="114" w:author="Kim DaeHan" w:date="2022-07-24T18:47:00Z">
              <w:rPr>
                <w:rFonts w:hint="eastAsia"/>
              </w:rPr>
            </w:rPrChange>
          </w:rPr>
          <w:delText>d</w:delText>
        </w:r>
        <w:r w:rsidR="00A21D69" w:rsidRPr="008C3171" w:rsidDel="00D24A2B">
          <w:rPr>
            <w:b/>
            <w:bCs/>
            <w:rPrChange w:id="115" w:author="Kim DaeHan" w:date="2022-07-24T18:47:00Z">
              <w:rPr/>
            </w:rPrChange>
          </w:rPr>
          <w:delText>ata</w:delText>
        </w:r>
        <w:r w:rsidR="00A21D69" w:rsidRPr="008C3171" w:rsidDel="00D24A2B">
          <w:rPr>
            <w:rFonts w:hint="eastAsia"/>
            <w:b/>
            <w:bCs/>
            <w:rPrChange w:id="116" w:author="Kim DaeHan" w:date="2022-07-24T18:47:00Z">
              <w:rPr>
                <w:rFonts w:hint="eastAsia"/>
              </w:rPr>
            </w:rPrChange>
          </w:rPr>
          <w:delText xml:space="preserve"> </w:delText>
        </w:r>
        <w:r w:rsidR="00A21D69" w:rsidRPr="008C3171" w:rsidDel="00D24A2B">
          <w:rPr>
            <w:b/>
            <w:bCs/>
            <w:rPrChange w:id="117" w:author="Kim DaeHan" w:date="2022-07-24T18:47:00Z">
              <w:rPr/>
            </w:rPrChange>
          </w:rPr>
          <w:delText>type</w:delText>
        </w:r>
        <w:r w:rsidR="00A21D69" w:rsidRPr="008C3171" w:rsidDel="00D24A2B">
          <w:rPr>
            <w:rFonts w:hint="eastAsia"/>
            <w:b/>
            <w:bCs/>
            <w:rPrChange w:id="118" w:author="Kim DaeHan" w:date="2022-07-24T18:47:00Z">
              <w:rPr>
                <w:rFonts w:hint="eastAsia"/>
              </w:rPr>
            </w:rPrChange>
          </w:rPr>
          <w:delText xml:space="preserve">의 </w:delText>
        </w:r>
        <w:r w:rsidR="00A21D69" w:rsidRPr="008C3171" w:rsidDel="00D24A2B">
          <w:rPr>
            <w:b/>
            <w:bCs/>
            <w:rPrChange w:id="119" w:author="Kim DaeHan" w:date="2022-07-24T18:47:00Z">
              <w:rPr/>
            </w:rPrChange>
          </w:rPr>
          <w:delText>data</w:delText>
        </w:r>
        <w:r w:rsidR="00A21D69" w:rsidRPr="008C3171" w:rsidDel="00D24A2B">
          <w:rPr>
            <w:rFonts w:hint="eastAsia"/>
            <w:b/>
            <w:bCs/>
            <w:rPrChange w:id="120" w:author="Kim DaeHan" w:date="2022-07-24T18:47:00Z">
              <w:rPr>
                <w:rFonts w:hint="eastAsia"/>
              </w:rPr>
            </w:rPrChange>
          </w:rPr>
          <w:delText xml:space="preserve">를 분석하여 데이터 분석의 </w:delText>
        </w:r>
        <w:r w:rsidR="00A21D69" w:rsidRPr="008C3171" w:rsidDel="00D24A2B">
          <w:rPr>
            <w:b/>
            <w:bCs/>
            <w:rPrChange w:id="121" w:author="Kim DaeHan" w:date="2022-07-24T18:47:00Z">
              <w:rPr/>
            </w:rPrChange>
          </w:rPr>
          <w:delText>insight</w:delText>
        </w:r>
        <w:r w:rsidR="00A21D69" w:rsidRPr="008C3171" w:rsidDel="00D24A2B">
          <w:rPr>
            <w:rFonts w:hint="eastAsia"/>
            <w:b/>
            <w:bCs/>
            <w:rPrChange w:id="122" w:author="Kim DaeHan" w:date="2022-07-24T18:47:00Z">
              <w:rPr>
                <w:rFonts w:hint="eastAsia"/>
              </w:rPr>
            </w:rPrChange>
          </w:rPr>
          <w:delText>를 주는 각 d</w:delText>
        </w:r>
        <w:r w:rsidR="00A21D69" w:rsidRPr="008C3171" w:rsidDel="00D24A2B">
          <w:rPr>
            <w:b/>
            <w:bCs/>
            <w:rPrChange w:id="123" w:author="Kim DaeHan" w:date="2022-07-24T18:47:00Z">
              <w:rPr/>
            </w:rPrChange>
          </w:rPr>
          <w:delText>ataset</w:delText>
        </w:r>
        <w:r w:rsidR="00A21D69" w:rsidRPr="008C3171" w:rsidDel="00D24A2B">
          <w:rPr>
            <w:rFonts w:hint="eastAsia"/>
            <w:b/>
            <w:bCs/>
            <w:rPrChange w:id="124" w:author="Kim DaeHan" w:date="2022-07-24T18:47:00Z">
              <w:rPr>
                <w:rFonts w:hint="eastAsia"/>
              </w:rPr>
            </w:rPrChange>
          </w:rPr>
          <w:delText>의 핵심적인</w:delText>
        </w:r>
        <w:r w:rsidR="00A21D69" w:rsidRPr="008C3171" w:rsidDel="00D24A2B">
          <w:rPr>
            <w:b/>
            <w:bCs/>
            <w:rPrChange w:id="125" w:author="Kim DaeHan" w:date="2022-07-24T18:47:00Z">
              <w:rPr/>
            </w:rPrChange>
          </w:rPr>
          <w:delText xml:space="preserve"> </w:delText>
        </w:r>
        <w:r w:rsidR="00A21D69" w:rsidRPr="008C3171" w:rsidDel="00D24A2B">
          <w:rPr>
            <w:rFonts w:hint="eastAsia"/>
            <w:b/>
            <w:bCs/>
            <w:rPrChange w:id="126" w:author="Kim DaeHan" w:date="2022-07-24T18:47:00Z">
              <w:rPr>
                <w:rFonts w:hint="eastAsia"/>
              </w:rPr>
            </w:rPrChange>
          </w:rPr>
          <w:delText>c</w:delText>
        </w:r>
        <w:r w:rsidR="00A21D69" w:rsidRPr="008C3171" w:rsidDel="00D24A2B">
          <w:rPr>
            <w:b/>
            <w:bCs/>
            <w:rPrChange w:id="127" w:author="Kim DaeHan" w:date="2022-07-24T18:47:00Z">
              <w:rPr/>
            </w:rPrChange>
          </w:rPr>
          <w:delText>olumn</w:delText>
        </w:r>
        <w:r w:rsidR="00A21D69" w:rsidRPr="008C3171" w:rsidDel="00D24A2B">
          <w:rPr>
            <w:rFonts w:hint="eastAsia"/>
            <w:b/>
            <w:bCs/>
            <w:rPrChange w:id="128" w:author="Kim DaeHan" w:date="2022-07-24T18:47:00Z">
              <w:rPr>
                <w:rFonts w:hint="eastAsia"/>
              </w:rPr>
            </w:rPrChange>
          </w:rPr>
          <w:delText>을 선벌해 보려 한다.</w:delText>
        </w:r>
        <w:r w:rsidR="00A21D69" w:rsidRPr="008C3171" w:rsidDel="00D24A2B">
          <w:rPr>
            <w:b/>
            <w:bCs/>
            <w:rPrChange w:id="129" w:author="Kim DaeHan" w:date="2022-07-24T18:47:00Z">
              <w:rPr/>
            </w:rPrChange>
          </w:rPr>
          <w:delText xml:space="preserve"> </w:delText>
        </w:r>
      </w:del>
    </w:p>
    <w:p w14:paraId="5BB55F4E" w14:textId="5CEB2E36" w:rsidR="00C63DF8" w:rsidRDefault="00C63DF8" w:rsidP="00C63DF8">
      <w:pPr>
        <w:rPr>
          <w:ins w:id="130" w:author="Kim DaeHan" w:date="2022-07-24T19:55:00Z"/>
          <w:b/>
          <w:bCs/>
        </w:rPr>
        <w:pPrChange w:id="131" w:author="Kim DaeHan" w:date="2022-07-24T19:55:00Z">
          <w:pPr>
            <w:ind w:left="400"/>
          </w:pPr>
        </w:pPrChange>
      </w:pPr>
    </w:p>
    <w:p w14:paraId="407735CE" w14:textId="1630988D" w:rsidR="0030193B" w:rsidRPr="00C63DF8" w:rsidRDefault="00C63DF8" w:rsidP="00C63DF8">
      <w:pPr>
        <w:rPr>
          <w:ins w:id="132" w:author="Kim DaeHan" w:date="2022-07-24T19:52:00Z"/>
          <w:rFonts w:hint="eastAsia"/>
          <w:rPrChange w:id="133" w:author="Kim DaeHan" w:date="2022-07-24T19:56:00Z">
            <w:rPr>
              <w:ins w:id="134" w:author="Kim DaeHan" w:date="2022-07-24T19:52:00Z"/>
              <w:rFonts w:hint="eastAsia"/>
              <w:b/>
              <w:bCs/>
            </w:rPr>
          </w:rPrChange>
        </w:rPr>
        <w:pPrChange w:id="135" w:author="Kim DaeHan" w:date="2022-07-24T19:56:00Z">
          <w:pPr>
            <w:spacing w:after="0"/>
          </w:pPr>
        </w:pPrChange>
      </w:pPr>
      <w:ins w:id="136" w:author="Kim DaeHan" w:date="2022-07-24T19:55:00Z">
        <w:r>
          <w:rPr>
            <w:rFonts w:hint="eastAsia"/>
          </w:rPr>
          <w:t>첫번째로</w:t>
        </w:r>
        <w:r>
          <w:t xml:space="preserve"> VISA</w:t>
        </w:r>
      </w:ins>
      <w:ins w:id="137" w:author="Kim DaeHan" w:date="2022-07-24T22:44:00Z">
        <w:r w:rsidR="00112710">
          <w:rPr>
            <w:rFonts w:hint="eastAsia"/>
          </w:rPr>
          <w:t xml:space="preserve"> 종류에</w:t>
        </w:r>
      </w:ins>
      <w:ins w:id="138" w:author="Kim DaeHan" w:date="2022-07-24T19:55:00Z">
        <w:r>
          <w:rPr>
            <w:rFonts w:hint="eastAsia"/>
          </w:rPr>
          <w:t xml:space="preserve"> </w:t>
        </w:r>
      </w:ins>
      <w:ins w:id="139" w:author="Kim DaeHan" w:date="2022-07-24T19:56:00Z">
        <w:r>
          <w:rPr>
            <w:rFonts w:hint="eastAsia"/>
          </w:rPr>
          <w:t>따</w:t>
        </w:r>
        <w:r>
          <w:t>른</w:t>
        </w:r>
        <w:r>
          <w:t xml:space="preserve"> </w:t>
        </w:r>
        <w:r>
          <w:rPr>
            <w:rFonts w:hint="eastAsia"/>
          </w:rPr>
          <w:t>각 중요 칼럼에 대한 데이터를 분석해 보았다.</w:t>
        </w:r>
      </w:ins>
    </w:p>
    <w:p w14:paraId="34A81E55" w14:textId="77777777" w:rsidR="00C63DF8" w:rsidRDefault="00C63DF8" w:rsidP="00A81D6F">
      <w:pPr>
        <w:spacing w:after="0"/>
        <w:rPr>
          <w:ins w:id="140" w:author="Kim DaeHan" w:date="2022-07-24T19:58:00Z"/>
          <w:b/>
          <w:bCs/>
        </w:rPr>
      </w:pPr>
      <w:ins w:id="141" w:author="Kim DaeHan" w:date="2022-07-24T19:58:00Z">
        <w:r>
          <w:rPr>
            <w:noProof/>
          </w:rPr>
          <w:drawing>
            <wp:inline distT="0" distB="0" distL="0" distR="0" wp14:anchorId="6335B93F" wp14:editId="1F107EFB">
              <wp:extent cx="2867891" cy="1487961"/>
              <wp:effectExtent l="0" t="0" r="8890" b="0"/>
              <wp:docPr id="34" name="그림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72467" cy="1490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2BB35ABF" wp14:editId="1AAD1174">
              <wp:extent cx="2833255" cy="1512366"/>
              <wp:effectExtent l="0" t="0" r="5715" b="0"/>
              <wp:docPr id="35" name="그림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55847" cy="1524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D878C9" w14:textId="288DC5B6" w:rsidR="00C63DF8" w:rsidRDefault="00C63DF8" w:rsidP="00C63DF8">
      <w:pPr>
        <w:spacing w:after="0"/>
        <w:jc w:val="center"/>
        <w:rPr>
          <w:ins w:id="142" w:author="Kim DaeHan" w:date="2022-07-24T19:58:00Z"/>
          <w:b/>
          <w:bCs/>
        </w:rPr>
      </w:pPr>
      <w:ins w:id="143" w:author="Kim DaeHan" w:date="2022-07-24T19:58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(left) , </w:t>
        </w:r>
      </w:ins>
      <w:ins w:id="144" w:author="Kim DaeHan" w:date="2022-07-24T19:59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E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-3</w:t>
        </w:r>
      </w:ins>
      <w:ins w:id="145" w:author="Kim DaeHan" w:date="2022-07-24T19:58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(right) description&gt;</w:t>
        </w:r>
      </w:ins>
    </w:p>
    <w:p w14:paraId="05145A7A" w14:textId="427F9C9E" w:rsidR="00510A58" w:rsidRDefault="00510A58" w:rsidP="00A81D6F">
      <w:pPr>
        <w:spacing w:after="0"/>
        <w:rPr>
          <w:ins w:id="146" w:author="Kim DaeHan" w:date="2022-07-24T19:53:00Z"/>
          <w:b/>
          <w:bCs/>
        </w:rPr>
      </w:pPr>
      <w:ins w:id="147" w:author="Kim DaeHan" w:date="2022-07-24T19:52:00Z">
        <w:r>
          <w:rPr>
            <w:noProof/>
          </w:rPr>
          <w:drawing>
            <wp:inline distT="0" distB="0" distL="0" distR="0" wp14:anchorId="7CA19D31" wp14:editId="2CE4BD25">
              <wp:extent cx="2899198" cy="1496174"/>
              <wp:effectExtent l="0" t="0" r="0" b="8890"/>
              <wp:docPr id="32" name="그림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6988" cy="15208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48" w:author="Kim DaeHan" w:date="2022-07-24T19:55:00Z">
        <w:r>
          <w:rPr>
            <w:noProof/>
          </w:rPr>
          <w:drawing>
            <wp:inline distT="0" distB="0" distL="0" distR="0" wp14:anchorId="3D16F73E" wp14:editId="09439D65">
              <wp:extent cx="2542309" cy="1493951"/>
              <wp:effectExtent l="0" t="0" r="0" b="0"/>
              <wp:docPr id="33" name="그림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6414" cy="15081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EFB28B1" w14:textId="2CFA0958" w:rsidR="00510A58" w:rsidRDefault="00C63DF8" w:rsidP="00C63DF8">
      <w:pPr>
        <w:spacing w:after="0"/>
        <w:jc w:val="center"/>
        <w:rPr>
          <w:ins w:id="149" w:author="Kim DaeHan" w:date="2022-07-24T19:53:00Z"/>
          <w:b/>
          <w:bCs/>
        </w:rPr>
        <w:pPrChange w:id="150" w:author="Kim DaeHan" w:date="2022-07-24T19:58:00Z">
          <w:pPr>
            <w:spacing w:after="0"/>
          </w:pPr>
        </w:pPrChange>
      </w:pPr>
      <w:ins w:id="151" w:author="Kim DaeHan" w:date="2022-07-24T19:57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</w:ins>
      <w:proofErr w:type="spellEnd"/>
      <w:ins w:id="152" w:author="Kim DaeHan" w:date="2022-07-24T19:58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153" w:author="Kim DaeHan" w:date="2022-07-24T19:57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Singapore</w:t>
        </w:r>
      </w:ins>
      <w:ins w:id="154" w:author="Kim DaeHan" w:date="2022-07-24T19:58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(left) ,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Chile(right) </w:t>
        </w:r>
      </w:ins>
      <w:ins w:id="155" w:author="Kim DaeHan" w:date="2022-07-24T19:57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description&gt;</w:t>
        </w:r>
      </w:ins>
    </w:p>
    <w:p w14:paraId="6CF329AF" w14:textId="13AE8B21" w:rsidR="00510A58" w:rsidRDefault="00510A58" w:rsidP="00A81D6F">
      <w:pPr>
        <w:spacing w:after="0"/>
        <w:rPr>
          <w:ins w:id="156" w:author="Kim DaeHan" w:date="2022-07-24T19:54:00Z"/>
          <w:b/>
          <w:bCs/>
        </w:rPr>
      </w:pPr>
    </w:p>
    <w:p w14:paraId="116C4A71" w14:textId="46026DC3" w:rsidR="00060D52" w:rsidRDefault="00C63DF8" w:rsidP="00A81D6F">
      <w:pPr>
        <w:spacing w:after="0"/>
        <w:rPr>
          <w:ins w:id="157" w:author="Kim DaeHan" w:date="2022-07-24T21:02:00Z"/>
        </w:rPr>
      </w:pPr>
      <w:ins w:id="158" w:author="Kim DaeHan" w:date="2022-07-24T20:00:00Z">
        <w:r>
          <w:rPr>
            <w:rFonts w:hint="eastAsia"/>
          </w:rPr>
          <w:t>가장 주요한 특징으</w:t>
        </w:r>
      </w:ins>
      <w:ins w:id="159" w:author="Kim DaeHan" w:date="2022-07-24T20:01:00Z">
        <w:r>
          <w:rPr>
            <w:rFonts w:hint="eastAsia"/>
          </w:rPr>
          <w:t xml:space="preserve">로는 </w:t>
        </w:r>
        <w:r w:rsidR="001E4DBC">
          <w:rPr>
            <w:rFonts w:hint="eastAsia"/>
          </w:rPr>
          <w:t xml:space="preserve">일반적으로 모든 </w:t>
        </w:r>
      </w:ins>
      <w:ins w:id="160" w:author="Kim DaeHan" w:date="2022-07-24T20:02:00Z">
        <w:r w:rsidR="001E4DBC">
          <w:rPr>
            <w:rFonts w:hint="eastAsia"/>
          </w:rPr>
          <w:t xml:space="preserve">비자에서 가장 많이 고용된 직종이 </w:t>
        </w:r>
        <w:r w:rsidR="001E4DBC">
          <w:t>Software Developers, Application</w:t>
        </w:r>
        <w:r w:rsidR="001E4DBC">
          <w:rPr>
            <w:rFonts w:hint="eastAsia"/>
          </w:rPr>
          <w:t xml:space="preserve">인 것에 비해 </w:t>
        </w:r>
      </w:ins>
      <w:ins w:id="161" w:author="Kim DaeHan" w:date="2022-07-24T20:01:00Z">
        <w:r>
          <w:t>H-</w:t>
        </w:r>
        <w:proofErr w:type="spellStart"/>
        <w:r>
          <w:t>1B1</w:t>
        </w:r>
        <w:proofErr w:type="spellEnd"/>
        <w:r>
          <w:t xml:space="preserve"> Chile</w:t>
        </w:r>
        <w:r>
          <w:rPr>
            <w:rFonts w:hint="eastAsia"/>
          </w:rPr>
          <w:t>의</w:t>
        </w:r>
        <w:r>
          <w:t xml:space="preserve"> </w:t>
        </w:r>
      </w:ins>
      <w:ins w:id="162" w:author="Kim DaeHan" w:date="2022-07-24T20:02:00Z">
        <w:r w:rsidR="001E4DBC">
          <w:rPr>
            <w:rFonts w:hint="eastAsia"/>
          </w:rPr>
          <w:t xml:space="preserve">경우 </w:t>
        </w:r>
        <w:proofErr w:type="spellStart"/>
        <w:r w:rsidR="001E4DBC">
          <w:t>Argricultrural</w:t>
        </w:r>
        <w:proofErr w:type="spellEnd"/>
        <w:r w:rsidR="001E4DBC">
          <w:t xml:space="preserve"> </w:t>
        </w:r>
        <w:proofErr w:type="spellStart"/>
        <w:r w:rsidR="001E4DBC">
          <w:t>Inspecctors</w:t>
        </w:r>
        <w:proofErr w:type="spellEnd"/>
        <w:r w:rsidR="001E4DBC">
          <w:rPr>
            <w:rFonts w:hint="eastAsia"/>
          </w:rPr>
          <w:t xml:space="preserve">가 가장 많이 고용된 </w:t>
        </w:r>
        <w:proofErr w:type="spellStart"/>
        <w:r w:rsidR="001E4DBC">
          <w:rPr>
            <w:rFonts w:hint="eastAsia"/>
          </w:rPr>
          <w:t>직종이였다</w:t>
        </w:r>
        <w:proofErr w:type="spellEnd"/>
        <w:r w:rsidR="001E4DBC">
          <w:rPr>
            <w:rFonts w:hint="eastAsia"/>
          </w:rPr>
          <w:t>.</w:t>
        </w:r>
        <w:r w:rsidR="001E4DBC">
          <w:t xml:space="preserve"> </w:t>
        </w:r>
        <w:r w:rsidR="001E4DBC">
          <w:rPr>
            <w:rFonts w:hint="eastAsia"/>
          </w:rPr>
          <w:t>평균적</w:t>
        </w:r>
        <w:r w:rsidR="001E4DBC">
          <w:t>인</w:t>
        </w:r>
        <w:r w:rsidR="001E4DBC">
          <w:t xml:space="preserve"> P</w:t>
        </w:r>
      </w:ins>
      <w:ins w:id="163" w:author="Kim DaeHan" w:date="2022-07-24T20:03:00Z">
        <w:r w:rsidR="001E4DBC">
          <w:t>W</w:t>
        </w:r>
        <w:r w:rsidR="001E4DBC">
          <w:rPr>
            <w:rFonts w:hint="eastAsia"/>
          </w:rPr>
          <w:t>도</w:t>
        </w:r>
        <w:r w:rsidR="001E4DBC">
          <w:t xml:space="preserve"> </w:t>
        </w:r>
        <w:r w:rsidR="001E4DBC">
          <w:rPr>
            <w:rFonts w:hint="eastAsia"/>
          </w:rPr>
          <w:t xml:space="preserve">다른 직종이 </w:t>
        </w:r>
        <w:r w:rsidR="001E4DBC">
          <w:t xml:space="preserve">90,000 </w:t>
        </w:r>
        <w:r w:rsidR="001E4DBC">
          <w:rPr>
            <w:rFonts w:hint="eastAsia"/>
          </w:rPr>
          <w:t xml:space="preserve">후반에서 </w:t>
        </w:r>
        <w:r w:rsidR="001E4DBC">
          <w:t>100,000</w:t>
        </w:r>
        <w:r w:rsidR="001E4DBC">
          <w:t>초반</w:t>
        </w:r>
        <w:r w:rsidR="001E4DBC">
          <w:t xml:space="preserve"> </w:t>
        </w:r>
        <w:r w:rsidR="001E4DBC">
          <w:rPr>
            <w:rFonts w:hint="eastAsia"/>
          </w:rPr>
          <w:t xml:space="preserve">인 것에 비해 </w:t>
        </w:r>
        <w:r w:rsidR="001E4DBC">
          <w:t xml:space="preserve">70,000 </w:t>
        </w:r>
        <w:r w:rsidR="001E4DBC">
          <w:rPr>
            <w:rFonts w:hint="eastAsia"/>
          </w:rPr>
          <w:t xml:space="preserve">초반으로 가장 적은 </w:t>
        </w:r>
        <w:r w:rsidR="001E4DBC">
          <w:t>PW</w:t>
        </w:r>
        <w:r w:rsidR="001E4DBC">
          <w:rPr>
            <w:rFonts w:hint="eastAsia"/>
          </w:rPr>
          <w:t>를</w:t>
        </w:r>
      </w:ins>
      <w:ins w:id="164" w:author="Kim DaeHan" w:date="2022-07-24T20:04:00Z">
        <w:r w:rsidR="001E4DBC">
          <w:t xml:space="preserve"> </w:t>
        </w:r>
        <w:r w:rsidR="001E4DBC">
          <w:rPr>
            <w:rFonts w:hint="eastAsia"/>
          </w:rPr>
          <w:t>기록하였다.</w:t>
        </w:r>
        <w:r w:rsidR="001E4DBC">
          <w:t xml:space="preserve"> </w:t>
        </w:r>
        <w:r w:rsidR="001E4DBC">
          <w:rPr>
            <w:rFonts w:hint="eastAsia"/>
          </w:rPr>
          <w:t xml:space="preserve">또한 </w:t>
        </w:r>
      </w:ins>
      <w:ins w:id="165" w:author="Kim DaeHan" w:date="2022-07-24T20:05:00Z">
        <w:r w:rsidR="001E4DBC">
          <w:t>Worksite</w:t>
        </w:r>
        <w:r w:rsidR="001E4DBC">
          <w:rPr>
            <w:rFonts w:hint="eastAsia"/>
          </w:rPr>
          <w:t xml:space="preserve">가 </w:t>
        </w:r>
      </w:ins>
      <w:ins w:id="166" w:author="Kim DaeHan" w:date="2022-07-24T20:09:00Z">
        <w:r w:rsidR="009D400F">
          <w:rPr>
            <w:rFonts w:hint="eastAsia"/>
          </w:rPr>
          <w:t>C</w:t>
        </w:r>
        <w:r w:rsidR="009D400F">
          <w:t>A(</w:t>
        </w:r>
        <w:proofErr w:type="spellStart"/>
        <w:r w:rsidR="009D400F">
          <w:t>Calfornia</w:t>
        </w:r>
        <w:proofErr w:type="spellEnd"/>
        <w:r w:rsidR="009D400F">
          <w:t>)</w:t>
        </w:r>
        <w:r w:rsidR="009D400F">
          <w:rPr>
            <w:rFonts w:hint="eastAsia"/>
          </w:rPr>
          <w:t>가 아닌</w:t>
        </w:r>
        <w:r w:rsidR="009D400F">
          <w:t xml:space="preserve"> FL(</w:t>
        </w:r>
        <w:r w:rsidR="009D400F">
          <w:rPr>
            <w:rFonts w:hint="eastAsia"/>
          </w:rPr>
          <w:t>F</w:t>
        </w:r>
        <w:r w:rsidR="009D400F">
          <w:t>lorida)</w:t>
        </w:r>
      </w:ins>
      <w:ins w:id="167" w:author="Kim DaeHan" w:date="2022-07-24T20:10:00Z">
        <w:r w:rsidR="009D400F">
          <w:rPr>
            <w:rFonts w:hint="eastAsia"/>
          </w:rPr>
          <w:t>인 것이 특징이다.</w:t>
        </w:r>
        <w:r w:rsidR="009D400F">
          <w:t xml:space="preserve"> </w:t>
        </w:r>
      </w:ins>
      <w:ins w:id="168" w:author="Kim DaeHan" w:date="2022-07-24T20:13:00Z">
        <w:r w:rsidR="00060D52">
          <w:t>FL</w:t>
        </w:r>
        <w:r w:rsidR="00060D52">
          <w:rPr>
            <w:rFonts w:hint="eastAsia"/>
          </w:rPr>
          <w:t>의 경우 외국인 고용이 타 주의 비해 많은 편이 아닌 것으로 보아</w:t>
        </w:r>
      </w:ins>
      <w:ins w:id="169" w:author="Kim DaeHan" w:date="2022-07-24T20:14:00Z">
        <w:r w:rsidR="00060D52">
          <w:rPr>
            <w:rFonts w:hint="eastAsia"/>
          </w:rPr>
          <w:t xml:space="preserve"> </w:t>
        </w:r>
      </w:ins>
      <w:ins w:id="170" w:author="Kim DaeHan" w:date="2022-07-24T20:15:00Z">
        <w:r w:rsidR="00060D52">
          <w:t>H-</w:t>
        </w:r>
        <w:proofErr w:type="spellStart"/>
        <w:r w:rsidR="00060D52">
          <w:t>1B1</w:t>
        </w:r>
        <w:proofErr w:type="spellEnd"/>
        <w:r w:rsidR="00060D52">
          <w:t xml:space="preserve"> </w:t>
        </w:r>
        <w:r w:rsidR="00060D52">
          <w:rPr>
            <w:rFonts w:hint="eastAsia"/>
          </w:rPr>
          <w:t>C</w:t>
        </w:r>
        <w:r w:rsidR="00060D52">
          <w:t>hile</w:t>
        </w:r>
        <w:r w:rsidR="00060D52">
          <w:rPr>
            <w:rFonts w:hint="eastAsia"/>
          </w:rPr>
          <w:t>와 농업,</w:t>
        </w:r>
        <w:r w:rsidR="00060D52">
          <w:t xml:space="preserve"> FL</w:t>
        </w:r>
        <w:r w:rsidR="00060D52">
          <w:rPr>
            <w:rFonts w:hint="eastAsia"/>
          </w:rPr>
          <w:t>이 밀접한 연관이 있는 것으로 보인다.</w:t>
        </w:r>
        <w:r w:rsidR="00060D52">
          <w:t xml:space="preserve"> </w:t>
        </w:r>
      </w:ins>
      <w:ins w:id="171" w:author="Kim DaeHan" w:date="2022-07-24T20:10:00Z">
        <w:r w:rsidR="009D400F">
          <w:rPr>
            <w:rFonts w:hint="eastAsia"/>
          </w:rPr>
          <w:t>또한 다른 특징으로는 E</w:t>
        </w:r>
        <w:r w:rsidR="009D400F">
          <w:t xml:space="preserve">-3 </w:t>
        </w:r>
        <w:r w:rsidR="009D400F">
          <w:rPr>
            <w:rFonts w:hint="eastAsia"/>
          </w:rPr>
          <w:t xml:space="preserve">비자의 경우 </w:t>
        </w:r>
      </w:ins>
      <w:ins w:id="172" w:author="Kim DaeHan" w:date="2022-07-24T20:11:00Z">
        <w:r w:rsidR="009D400F">
          <w:rPr>
            <w:rFonts w:hint="eastAsia"/>
          </w:rPr>
          <w:t>most</w:t>
        </w:r>
        <w:r w:rsidR="009D400F">
          <w:rPr>
            <w:rFonts w:hint="eastAsia"/>
          </w:rPr>
          <w:t xml:space="preserve"> </w:t>
        </w:r>
        <w:r w:rsidR="009D400F">
          <w:t>frequent</w:t>
        </w:r>
        <w:r w:rsidR="009D400F">
          <w:rPr>
            <w:rFonts w:hint="eastAsia"/>
          </w:rPr>
          <w:t xml:space="preserve">이 </w:t>
        </w:r>
        <w:r w:rsidR="009D400F">
          <w:rPr>
            <w:rFonts w:hint="eastAsia"/>
          </w:rPr>
          <w:t>직종이</w:t>
        </w:r>
        <w:r w:rsidR="009D400F">
          <w:rPr>
            <w:rFonts w:hint="eastAsia"/>
          </w:rPr>
          <w:t xml:space="preserve"> </w:t>
        </w:r>
        <w:r w:rsidR="009D400F">
          <w:t>Software Developers, Application</w:t>
        </w:r>
        <w:r w:rsidR="009D400F">
          <w:rPr>
            <w:rFonts w:hint="eastAsia"/>
          </w:rPr>
          <w:t>이지만</w:t>
        </w:r>
        <w:r w:rsidR="009D400F">
          <w:t xml:space="preserve"> </w:t>
        </w:r>
      </w:ins>
      <w:ins w:id="173" w:author="Kim DaeHan" w:date="2022-07-24T20:10:00Z">
        <w:r w:rsidR="009D400F">
          <w:t>Worksite</w:t>
        </w:r>
        <w:r w:rsidR="009D400F">
          <w:rPr>
            <w:rFonts w:hint="eastAsia"/>
          </w:rPr>
          <w:t xml:space="preserve">가 </w:t>
        </w:r>
      </w:ins>
      <w:ins w:id="174" w:author="Kim DaeHan" w:date="2022-07-24T20:12:00Z">
        <w:r w:rsidR="009D400F">
          <w:rPr>
            <w:rFonts w:hint="eastAsia"/>
          </w:rPr>
          <w:t>C</w:t>
        </w:r>
        <w:r w:rsidR="009D400F">
          <w:t>A(</w:t>
        </w:r>
        <w:proofErr w:type="spellStart"/>
        <w:r w:rsidR="009D400F">
          <w:t>Calfornia</w:t>
        </w:r>
        <w:proofErr w:type="spellEnd"/>
        <w:r w:rsidR="009D400F">
          <w:t>)</w:t>
        </w:r>
        <w:r w:rsidR="009D400F">
          <w:rPr>
            <w:rFonts w:hint="eastAsia"/>
          </w:rPr>
          <w:t xml:space="preserve">가 아닌 </w:t>
        </w:r>
      </w:ins>
      <w:ins w:id="175" w:author="Kim DaeHan" w:date="2022-07-24T20:10:00Z">
        <w:r w:rsidR="009D400F">
          <w:t>NY(</w:t>
        </w:r>
        <w:proofErr w:type="spellStart"/>
        <w:r w:rsidR="009D400F">
          <w:rPr>
            <w:rFonts w:hint="eastAsia"/>
          </w:rPr>
          <w:t>N</w:t>
        </w:r>
        <w:r w:rsidR="009D400F">
          <w:t>ewyork</w:t>
        </w:r>
        <w:proofErr w:type="spellEnd"/>
        <w:r w:rsidR="009D400F">
          <w:t>)</w:t>
        </w:r>
      </w:ins>
      <w:ins w:id="176" w:author="Kim DaeHan" w:date="2022-07-24T20:12:00Z">
        <w:r w:rsidR="009D400F">
          <w:rPr>
            <w:rFonts w:hint="eastAsia"/>
          </w:rPr>
          <w:t>이였다.</w:t>
        </w:r>
        <w:r w:rsidR="009D400F">
          <w:t xml:space="preserve"> </w:t>
        </w:r>
      </w:ins>
    </w:p>
    <w:p w14:paraId="6639A888" w14:textId="3136E96D" w:rsidR="00FF581E" w:rsidRDefault="00FF581E" w:rsidP="00A81D6F">
      <w:pPr>
        <w:spacing w:after="0"/>
        <w:rPr>
          <w:ins w:id="177" w:author="Kim DaeHan" w:date="2022-07-24T21:02:00Z"/>
        </w:rPr>
      </w:pPr>
    </w:p>
    <w:p w14:paraId="7831B438" w14:textId="0A3673C5" w:rsidR="00F32173" w:rsidRDefault="00FF581E" w:rsidP="00A81D6F">
      <w:pPr>
        <w:spacing w:after="0"/>
        <w:rPr>
          <w:ins w:id="178" w:author="Kim DaeHan" w:date="2022-07-24T21:03:00Z"/>
          <w:rFonts w:hint="eastAsia"/>
        </w:rPr>
      </w:pPr>
      <w:ins w:id="179" w:author="Kim DaeHan" w:date="2022-07-24T21:02:00Z">
        <w:r>
          <w:rPr>
            <w:rFonts w:hint="eastAsia"/>
          </w:rPr>
          <w:t>아래는 이에 대해</w:t>
        </w:r>
      </w:ins>
      <w:ins w:id="180" w:author="Kim DaeHan" w:date="2022-07-24T21:03:00Z">
        <w:r>
          <w:rPr>
            <w:rFonts w:hint="eastAsia"/>
          </w:rPr>
          <w:t xml:space="preserve"> 각 </w:t>
        </w:r>
        <w:r>
          <w:t>Column</w:t>
        </w:r>
        <w:r>
          <w:rPr>
            <w:rFonts w:hint="eastAsia"/>
          </w:rPr>
          <w:t>을</w:t>
        </w:r>
      </w:ins>
      <w:ins w:id="181" w:author="Kim DaeHan" w:date="2022-07-24T21:02:00Z">
        <w:r>
          <w:rPr>
            <w:rFonts w:hint="eastAsia"/>
          </w:rPr>
          <w:t xml:space="preserve"> 세세히 분석을 해보았다.</w:t>
        </w:r>
      </w:ins>
    </w:p>
    <w:p w14:paraId="073FFA56" w14:textId="77777777" w:rsidR="00FF581E" w:rsidRDefault="00FF581E">
      <w:pPr>
        <w:widowControl/>
        <w:wordWrap/>
        <w:autoSpaceDE/>
        <w:autoSpaceDN/>
        <w:rPr>
          <w:ins w:id="182" w:author="Kim DaeHan" w:date="2022-07-24T21:04:00Z"/>
        </w:rPr>
      </w:pPr>
      <w:ins w:id="183" w:author="Kim DaeHan" w:date="2022-07-24T21:04:00Z">
        <w:r>
          <w:br w:type="page"/>
        </w:r>
      </w:ins>
    </w:p>
    <w:p w14:paraId="704D4D5C" w14:textId="68EAA645" w:rsidR="0056524B" w:rsidRPr="006237E2" w:rsidRDefault="000D78B7" w:rsidP="0056524B">
      <w:pPr>
        <w:spacing w:after="0"/>
        <w:rPr>
          <w:ins w:id="184" w:author="Kim DaeHan" w:date="2022-07-24T22:08:00Z"/>
          <w:b/>
          <w:bCs/>
          <w:rPrChange w:id="185" w:author="Kim DaeHan" w:date="2022-07-24T22:08:00Z">
            <w:rPr>
              <w:ins w:id="186" w:author="Kim DaeHan" w:date="2022-07-24T22:08:00Z"/>
            </w:rPr>
          </w:rPrChange>
        </w:rPr>
        <w:pPrChange w:id="187" w:author="Kim DaeHan" w:date="2022-07-24T22:08:00Z">
          <w:pPr>
            <w:spacing w:after="0"/>
            <w:jc w:val="center"/>
          </w:pPr>
        </w:pPrChange>
      </w:pPr>
      <w:ins w:id="188" w:author="Kim DaeHan" w:date="2022-07-24T22:32:00Z">
        <w:r>
          <w:rPr>
            <w:b/>
            <w:bCs/>
          </w:rPr>
          <w:lastRenderedPageBreak/>
          <w:t xml:space="preserve">VISA &amp; </w:t>
        </w:r>
      </w:ins>
      <w:ins w:id="189" w:author="Kim DaeHan" w:date="2022-07-24T22:08:00Z">
        <w:r w:rsidR="006237E2" w:rsidRPr="006237E2">
          <w:rPr>
            <w:b/>
            <w:bCs/>
            <w:rPrChange w:id="190" w:author="Kim DaeHan" w:date="2022-07-24T22:08:00Z">
              <w:rPr/>
            </w:rPrChange>
          </w:rPr>
          <w:t xml:space="preserve">Prevailing Wage </w:t>
        </w:r>
        <w:r w:rsidR="006237E2" w:rsidRPr="006237E2">
          <w:rPr>
            <w:rFonts w:hint="eastAsia"/>
            <w:b/>
            <w:bCs/>
            <w:rPrChange w:id="191" w:author="Kim DaeHan" w:date="2022-07-24T22:08:00Z">
              <w:rPr>
                <w:rFonts w:hint="eastAsia"/>
              </w:rPr>
            </w:rPrChange>
          </w:rPr>
          <w:t>분석</w:t>
        </w:r>
      </w:ins>
    </w:p>
    <w:p w14:paraId="3317F180" w14:textId="55A32EF5" w:rsidR="00FF581E" w:rsidRDefault="00FF581E" w:rsidP="00D17F46">
      <w:pPr>
        <w:spacing w:after="0"/>
        <w:jc w:val="center"/>
        <w:rPr>
          <w:ins w:id="192" w:author="Kim DaeHan" w:date="2022-07-24T21:04:00Z"/>
        </w:rPr>
        <w:pPrChange w:id="193" w:author="Kim DaeHan" w:date="2022-07-24T21:08:00Z">
          <w:pPr>
            <w:spacing w:after="0"/>
          </w:pPr>
        </w:pPrChange>
      </w:pPr>
      <w:ins w:id="194" w:author="Kim DaeHan" w:date="2022-07-24T21:03:00Z">
        <w:r>
          <w:rPr>
            <w:noProof/>
          </w:rPr>
          <w:drawing>
            <wp:inline distT="0" distB="0" distL="0" distR="0" wp14:anchorId="77C0AEAE" wp14:editId="1F3DFDE8">
              <wp:extent cx="2201633" cy="2077720"/>
              <wp:effectExtent l="0" t="0" r="8255" b="0"/>
              <wp:docPr id="47" name="그림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09042" cy="20847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195" w:author="Kim DaeHan" w:date="2022-07-24T21:04:00Z">
        <w:r>
          <w:rPr>
            <w:b/>
            <w:bCs/>
            <w:noProof/>
          </w:rPr>
          <w:drawing>
            <wp:inline distT="0" distB="0" distL="0" distR="0" wp14:anchorId="394A181C" wp14:editId="7EB61447">
              <wp:extent cx="2270760" cy="2080314"/>
              <wp:effectExtent l="0" t="0" r="0" b="0"/>
              <wp:docPr id="36" name="그림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3038" cy="209156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32E5F18" w14:textId="21F12A8F" w:rsidR="00FF581E" w:rsidRDefault="00FF581E" w:rsidP="00FF581E">
      <w:pPr>
        <w:spacing w:after="0"/>
        <w:jc w:val="center"/>
        <w:rPr>
          <w:ins w:id="196" w:author="Kim DaeHan" w:date="2022-07-24T21:04:00Z"/>
          <w:b/>
          <w:bCs/>
        </w:rPr>
      </w:pPr>
      <w:ins w:id="197" w:author="Kim DaeHan" w:date="2022-07-24T21:04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(left) ,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E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-3(right) </w:t>
        </w:r>
      </w:ins>
      <w:ins w:id="198" w:author="Kim DaeHan" w:date="2022-07-24T22:10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‘</w:t>
        </w:r>
      </w:ins>
      <w:proofErr w:type="spellStart"/>
      <w:ins w:id="199" w:author="Kim DaeHan" w:date="2022-07-24T21:0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PREVAILING_WAGE</w:t>
        </w:r>
      </w:ins>
      <w:proofErr w:type="spellEnd"/>
      <w:ins w:id="200" w:author="Kim DaeHan" w:date="2022-07-24T22:10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</w:t>
        </w:r>
      </w:ins>
      <w:ins w:id="201" w:author="Kim DaeHan" w:date="2022-07-24T21:0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02" w:author="Kim DaeHan" w:date="2022-07-24T22:03:00Z">
        <w:r w:rsidR="00974AF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histogram</w:t>
        </w:r>
        <w:r w:rsidR="00974AF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03" w:author="Kim DaeHan" w:date="2022-07-24T21:04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  <w:ins w:id="204" w:author="Kim DaeHan" w:date="2022-07-24T21:05:00Z">
        <w:r>
          <w:rPr>
            <w:b/>
            <w:bCs/>
            <w:noProof/>
          </w:rPr>
          <w:drawing>
            <wp:inline distT="0" distB="0" distL="0" distR="0" wp14:anchorId="2D24B5C8" wp14:editId="0CEB504B">
              <wp:extent cx="2331720" cy="2244662"/>
              <wp:effectExtent l="0" t="0" r="0" b="3810"/>
              <wp:docPr id="44" name="그림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51965" cy="226415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b/>
            <w:bCs/>
            <w:noProof/>
          </w:rPr>
          <w:drawing>
            <wp:inline distT="0" distB="0" distL="0" distR="0" wp14:anchorId="2E9DE53F" wp14:editId="0A4D9CA2">
              <wp:extent cx="2337724" cy="2250440"/>
              <wp:effectExtent l="0" t="0" r="5715" b="0"/>
              <wp:docPr id="41" name="그림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58512" cy="227045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555A454" w14:textId="151DCB71" w:rsidR="00FF581E" w:rsidRDefault="00FF581E" w:rsidP="00FF581E">
      <w:pPr>
        <w:spacing w:after="0"/>
        <w:jc w:val="center"/>
        <w:rPr>
          <w:ins w:id="205" w:author="Kim DaeHan" w:date="2022-07-24T21:06:00Z"/>
          <w:b/>
          <w:bCs/>
        </w:rPr>
      </w:pPr>
      <w:ins w:id="206" w:author="Kim DaeHan" w:date="2022-07-24T21:06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Singapore(left) ,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Chile(right)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07" w:author="Kim DaeHan" w:date="2022-07-24T22:10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‘</w:t>
        </w:r>
      </w:ins>
      <w:proofErr w:type="spellStart"/>
      <w:ins w:id="208" w:author="Kim DaeHan" w:date="2022-07-24T21:06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PREVAILING_WAGE</w:t>
        </w:r>
      </w:ins>
      <w:proofErr w:type="spellEnd"/>
      <w:ins w:id="209" w:author="Kim DaeHan" w:date="2022-07-24T22:10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</w:t>
        </w:r>
      </w:ins>
      <w:ins w:id="210" w:author="Kim DaeHan" w:date="2022-07-24T21:06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11" w:author="Kim DaeHan" w:date="2022-07-24T22:02:00Z">
        <w:r w:rsidR="00974AF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histogram</w:t>
        </w:r>
        <w:r w:rsidR="00974AF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12" w:author="Kim DaeHan" w:date="2022-07-24T21:06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</w:p>
    <w:p w14:paraId="618DF751" w14:textId="77777777" w:rsidR="00FF581E" w:rsidRDefault="00FF581E" w:rsidP="00FF581E">
      <w:pPr>
        <w:spacing w:after="0"/>
        <w:rPr>
          <w:ins w:id="213" w:author="Kim DaeHan" w:date="2022-07-24T21:06:00Z"/>
          <w:b/>
          <w:bCs/>
        </w:rPr>
      </w:pPr>
    </w:p>
    <w:p w14:paraId="37979645" w14:textId="791490FF" w:rsidR="005041DE" w:rsidRDefault="00D17F46" w:rsidP="00A81D6F">
      <w:pPr>
        <w:spacing w:after="0"/>
        <w:rPr>
          <w:ins w:id="214" w:author="Kim DaeHan" w:date="2022-07-24T21:26:00Z"/>
          <w:rFonts w:eastAsiaTheme="minorHAnsi" w:cs="Heebo" w:hint="eastAsia"/>
          <w:color w:val="2A2A2A"/>
          <w:kern w:val="0"/>
          <w:szCs w:val="20"/>
          <w:shd w:val="clear" w:color="auto" w:fill="FFFFFF"/>
        </w:rPr>
      </w:pPr>
      <w:ins w:id="215" w:author="Kim DaeHan" w:date="2022-07-24T21:07:00Z">
        <w:r>
          <w:rPr>
            <w:rFonts w:hint="eastAsia"/>
          </w:rPr>
          <w:t>P</w:t>
        </w:r>
        <w:r>
          <w:t>W</w:t>
        </w:r>
        <w:r>
          <w:rPr>
            <w:rFonts w:hint="eastAsia"/>
          </w:rPr>
          <w:t xml:space="preserve">를 분석해 보았을 때 전반적으로 </w:t>
        </w:r>
      </w:ins>
      <w:ins w:id="216" w:author="Kim DaeHan" w:date="2022-07-24T21:08:00Z">
        <w:r>
          <w:rPr>
            <w:rFonts w:hint="eastAsia"/>
          </w:rPr>
          <w:t>p</w:t>
        </w:r>
        <w:r>
          <w:t>ositive sk</w:t>
        </w:r>
      </w:ins>
      <w:ins w:id="217" w:author="Kim DaeHan" w:date="2022-07-24T21:15:00Z">
        <w:r w:rsidR="008C2A4C">
          <w:rPr>
            <w:rFonts w:hint="eastAsia"/>
          </w:rPr>
          <w:t>e</w:t>
        </w:r>
      </w:ins>
      <w:ins w:id="218" w:author="Kim DaeHan" w:date="2022-07-24T21:08:00Z">
        <w:r>
          <w:t xml:space="preserve">wed </w:t>
        </w:r>
        <w:r>
          <w:rPr>
            <w:rFonts w:hint="eastAsia"/>
          </w:rPr>
          <w:t>되어있으며</w:t>
        </w:r>
      </w:ins>
      <w:ins w:id="219" w:author="Kim DaeHan" w:date="2022-07-24T21:09:00Z">
        <w:r>
          <w:rPr>
            <w:rFonts w:hint="eastAsia"/>
          </w:rPr>
          <w:t xml:space="preserve"> </w:t>
        </w:r>
      </w:ins>
      <w:ins w:id="220" w:author="Kim DaeHan" w:date="2022-07-24T21:10:00Z">
        <w:r>
          <w:rPr>
            <w:rFonts w:hint="eastAsia"/>
          </w:rPr>
          <w:t>C</w:t>
        </w:r>
        <w:r>
          <w:t>hile</w:t>
        </w:r>
        <w:r>
          <w:rPr>
            <w:rFonts w:hint="eastAsia"/>
          </w:rPr>
          <w:t xml:space="preserve">의 경우 </w:t>
        </w:r>
        <w:r>
          <w:t>$50,000</w:t>
        </w:r>
        <w:r>
          <w:t>에</w:t>
        </w:r>
        <w:r>
          <w:t xml:space="preserve"> </w:t>
        </w:r>
        <w:r>
          <w:t>값이</w:t>
        </w:r>
        <w:r>
          <w:t xml:space="preserve"> </w:t>
        </w:r>
        <w:r>
          <w:rPr>
            <w:rFonts w:hint="eastAsia"/>
          </w:rPr>
          <w:t xml:space="preserve">많이 </w:t>
        </w:r>
        <w:proofErr w:type="spellStart"/>
        <w:r>
          <w:rPr>
            <w:rFonts w:hint="eastAsia"/>
          </w:rPr>
          <w:t>몰려있었다</w:t>
        </w:r>
        <w:proofErr w:type="spellEnd"/>
        <w:r>
          <w:rPr>
            <w:rFonts w:hint="eastAsia"/>
          </w:rPr>
          <w:t>.</w:t>
        </w:r>
      </w:ins>
      <w:ins w:id="221" w:author="Kim DaeHan" w:date="2022-07-24T21:15:00Z">
        <w:r w:rsidR="008C2A4C">
          <w:t xml:space="preserve"> </w:t>
        </w:r>
      </w:ins>
      <w:ins w:id="222" w:author="Kim DaeHan" w:date="2022-07-24T21:17:00Z">
        <w:r w:rsidR="008C2A4C">
          <w:t>$50,000</w:t>
        </w:r>
        <w:r w:rsidR="008C2A4C">
          <w:t>의</w:t>
        </w:r>
        <w:r w:rsidR="008C2A4C">
          <w:t xml:space="preserve"> </w:t>
        </w:r>
        <w:r w:rsidR="008C2A4C">
          <w:rPr>
            <w:rFonts w:hint="eastAsia"/>
          </w:rPr>
          <w:t>구간을</w:t>
        </w:r>
        <w:r w:rsidR="008C2A4C">
          <w:t xml:space="preserve"> </w:t>
        </w:r>
        <w:r w:rsidR="008C2A4C">
          <w:rPr>
            <w:rFonts w:hint="eastAsia"/>
          </w:rPr>
          <w:t xml:space="preserve">면밀히 분석을 한다면 </w:t>
        </w:r>
        <w:r w:rsidR="008C2A4C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H-</w:t>
        </w:r>
        <w:proofErr w:type="spellStart"/>
        <w:r w:rsidR="008C2A4C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 w:rsidR="008C2A4C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Chile</w:t>
        </w:r>
        <w:r w:rsidR="008C2A4C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의 전반적인 P</w:t>
        </w:r>
        <w:r w:rsidR="008C2A4C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W</w:t>
        </w:r>
        <w:r w:rsidR="008C2A4C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값이 </w:t>
        </w:r>
        <w:r w:rsidR="00761A62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타 V</w:t>
        </w:r>
        <w:r w:rsidR="00761A6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</w:t>
        </w:r>
        <w:r w:rsidR="00761A62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에 비해 낮은 이유를 알 수 있을 것이다.</w:t>
        </w:r>
        <w:r w:rsidR="00761A6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23" w:author="Kim DaeHan" w:date="2022-07-24T21:26:00Z">
        <w:r w:rsidR="005041DE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이를 확인하기 위해</w:t>
        </w:r>
        <w:r w:rsid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24" w:author="Kim DaeHan" w:date="2022-07-24T21:27:00Z">
        <w:r w:rsid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H-</w:t>
        </w:r>
        <w:proofErr w:type="spellStart"/>
        <w:r w:rsid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 w:rsid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Chile</w:t>
        </w:r>
        <w:r w:rsid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5041DE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중</w:t>
        </w:r>
        <w:r w:rsid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5041DE" w:rsidRP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Agricultural Inspectors</w:t>
        </w:r>
        <w:r w:rsidR="005041DE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의 직종의 </w:t>
        </w:r>
        <w:r w:rsid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PW</w:t>
        </w:r>
        <w:r w:rsidR="005041DE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를 확인 해본 결과</w:t>
        </w:r>
      </w:ins>
      <w:ins w:id="225" w:author="Kim DaeHan" w:date="2022-07-24T21:28:00Z">
        <w:r w:rsidR="001D44C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다음과 같았다.</w:t>
        </w:r>
      </w:ins>
    </w:p>
    <w:p w14:paraId="1F01F535" w14:textId="4CE85371" w:rsidR="005041DE" w:rsidRDefault="005041DE" w:rsidP="001D44C5">
      <w:pPr>
        <w:spacing w:after="0"/>
        <w:jc w:val="center"/>
        <w:rPr>
          <w:ins w:id="226" w:author="Kim DaeHan" w:date="2022-07-24T21:11:00Z"/>
          <w:rFonts w:hint="eastAsia"/>
        </w:rPr>
        <w:pPrChange w:id="227" w:author="Kim DaeHan" w:date="2022-07-24T21:28:00Z">
          <w:pPr>
            <w:spacing w:after="0"/>
          </w:pPr>
        </w:pPrChange>
      </w:pPr>
      <w:ins w:id="228" w:author="Kim DaeHan" w:date="2022-07-24T21:26:00Z">
        <w:r>
          <w:rPr>
            <w:rFonts w:hint="eastAsia"/>
            <w:noProof/>
          </w:rPr>
          <w:drawing>
            <wp:inline distT="0" distB="0" distL="0" distR="0" wp14:anchorId="4C90BF91" wp14:editId="6EA75178">
              <wp:extent cx="2148840" cy="2083486"/>
              <wp:effectExtent l="0" t="0" r="3810" b="0"/>
              <wp:docPr id="49" name="그림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59760" cy="209407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355159B" w14:textId="4ED8EFA6" w:rsidR="001D44C5" w:rsidRDefault="001D44C5" w:rsidP="001D44C5">
      <w:pPr>
        <w:spacing w:after="0"/>
        <w:jc w:val="center"/>
        <w:rPr>
          <w:ins w:id="229" w:author="Kim DaeHan" w:date="2022-07-24T21:28:00Z"/>
          <w:b/>
          <w:bCs/>
        </w:rPr>
      </w:pPr>
      <w:ins w:id="230" w:author="Kim DaeHan" w:date="2022-07-24T21:28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Chile(right)</w:t>
        </w:r>
      </w:ins>
      <w:ins w:id="231" w:author="Kim DaeHan" w:date="2022-07-24T21:29:00Z">
        <w:r w:rsidRPr="001D44C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P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Agricultural Inspectors</w:t>
        </w:r>
      </w:ins>
      <w:ins w:id="232" w:author="Kim DaeHan" w:date="2022-07-24T21:28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33" w:author="Kim DaeHan" w:date="2022-07-24T22:10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‘</w:t>
        </w:r>
      </w:ins>
      <w:proofErr w:type="spellStart"/>
      <w:ins w:id="234" w:author="Kim DaeHan" w:date="2022-07-24T21:28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PREVAILING_WAGE</w:t>
        </w:r>
      </w:ins>
      <w:proofErr w:type="spellEnd"/>
      <w:ins w:id="235" w:author="Kim DaeHan" w:date="2022-07-24T22:10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</w:t>
        </w:r>
      </w:ins>
      <w:ins w:id="236" w:author="Kim DaeHan" w:date="2022-07-24T21:28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37" w:author="Kim DaeHan" w:date="2022-07-24T21:29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Histogram</w:t>
        </w:r>
      </w:ins>
      <w:ins w:id="238" w:author="Kim DaeHan" w:date="2022-07-24T21:28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</w:p>
    <w:p w14:paraId="2C26AD73" w14:textId="0461CB27" w:rsidR="00D16662" w:rsidRDefault="001D44C5" w:rsidP="00D16662">
      <w:pPr>
        <w:widowControl/>
        <w:wordWrap/>
        <w:autoSpaceDE/>
        <w:autoSpaceDN/>
        <w:rPr>
          <w:ins w:id="239" w:author="Kim DaeHan" w:date="2022-07-24T22:07:00Z"/>
        </w:rPr>
      </w:pPr>
      <w:ins w:id="240" w:author="Kim DaeHan" w:date="2022-07-24T21:29:00Z">
        <w:r>
          <w:lastRenderedPageBreak/>
          <w:t>$50,000</w:t>
        </w:r>
        <w:r>
          <w:rPr>
            <w:rFonts w:hint="eastAsia"/>
          </w:rPr>
          <w:t xml:space="preserve">구간에 </w:t>
        </w:r>
        <w:r>
          <w:t>P</w:t>
        </w:r>
        <w:r>
          <w:rPr>
            <w:rFonts w:hint="eastAsia"/>
          </w:rPr>
          <w:t xml:space="preserve">W가 </w:t>
        </w:r>
        <w:proofErr w:type="spellStart"/>
        <w:r>
          <w:rPr>
            <w:rFonts w:hint="eastAsia"/>
          </w:rPr>
          <w:t>모여있었고</w:t>
        </w:r>
      </w:ins>
      <w:proofErr w:type="spellEnd"/>
      <w:ins w:id="241" w:author="Kim DaeHan" w:date="2022-07-24T21:31:00Z">
        <w:r>
          <w:rPr>
            <w:rFonts w:hint="eastAsia"/>
          </w:rPr>
          <w:t>,</w:t>
        </w:r>
        <w:r>
          <w:t xml:space="preserve"> </w:t>
        </w:r>
        <w:r>
          <w:rPr>
            <w:rFonts w:hint="eastAsia"/>
          </w:rPr>
          <w:t>이를 통해</w:t>
        </w:r>
      </w:ins>
      <w:ins w:id="242" w:author="Kim DaeHan" w:date="2022-07-24T21:30:00Z">
        <w:r>
          <w:rPr>
            <w:rFonts w:hint="eastAsia"/>
          </w:rPr>
          <w:t xml:space="preserve">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Chil</w:t>
        </w:r>
      </w:ins>
      <w:ins w:id="243" w:author="Kim DaeHan" w:date="2022-07-24T21:32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e가</w:t>
        </w:r>
      </w:ins>
      <w:ins w:id="244" w:author="Kim DaeHan" w:date="2022-07-24T21:29:00Z">
        <w:r>
          <w:t xml:space="preserve"> </w:t>
        </w:r>
      </w:ins>
      <w:ins w:id="245" w:author="Kim DaeHan" w:date="2022-07-24T21:31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타 비자에 비해 P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W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가 값이 낮은 이유는</w:t>
        </w:r>
      </w:ins>
      <w:ins w:id="246" w:author="Kim DaeHan" w:date="2022-07-24T21:32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가장 주된 직종인 </w:t>
        </w:r>
        <w:r w:rsidRP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Agricultural Inspector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s</w:t>
        </w:r>
        <w:r w:rsidR="00D16662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의 </w:t>
        </w:r>
        <w:r w:rsidR="00D1666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PW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</w:t>
        </w:r>
        <w:r>
          <w:t>$50,000</w:t>
        </w:r>
        <w:r>
          <w:t xml:space="preserve"> </w:t>
        </w:r>
        <w:r>
          <w:rPr>
            <w:rFonts w:hint="eastAsia"/>
          </w:rPr>
          <w:t>근방에 모여 있기 때문</w:t>
        </w:r>
      </w:ins>
      <w:ins w:id="247" w:author="Kim DaeHan" w:date="2022-07-24T21:33:00Z">
        <w:r w:rsidR="00D16662">
          <w:t>임을</w:t>
        </w:r>
        <w:r w:rsidR="00D16662">
          <w:t xml:space="preserve"> </w:t>
        </w:r>
        <w:r w:rsidR="00D16662">
          <w:rPr>
            <w:rFonts w:hint="eastAsia"/>
          </w:rPr>
          <w:t>알 수 있다.</w:t>
        </w:r>
        <w:r w:rsidR="00D16662">
          <w:t xml:space="preserve"> </w:t>
        </w:r>
      </w:ins>
    </w:p>
    <w:p w14:paraId="36BB3B49" w14:textId="6EE3E005" w:rsidR="0056524B" w:rsidRPr="006237E2" w:rsidRDefault="000D78B7" w:rsidP="006237E2">
      <w:pPr>
        <w:spacing w:after="0"/>
        <w:rPr>
          <w:ins w:id="248" w:author="Kim DaeHan" w:date="2022-07-24T20:41:00Z"/>
          <w:rFonts w:hint="eastAsia"/>
          <w:b/>
          <w:bCs/>
          <w:rPrChange w:id="249" w:author="Kim DaeHan" w:date="2022-07-24T22:08:00Z">
            <w:rPr>
              <w:ins w:id="250" w:author="Kim DaeHan" w:date="2022-07-24T20:41:00Z"/>
              <w:rFonts w:hint="eastAsia"/>
            </w:rPr>
          </w:rPrChange>
        </w:rPr>
      </w:pPr>
      <w:ins w:id="251" w:author="Kim DaeHan" w:date="2022-07-24T22:32:00Z">
        <w:r>
          <w:rPr>
            <w:b/>
            <w:bCs/>
          </w:rPr>
          <w:t xml:space="preserve">VISA &amp; </w:t>
        </w:r>
      </w:ins>
      <w:ins w:id="252" w:author="Kim DaeHan" w:date="2022-07-24T22:11:00Z">
        <w:r w:rsidR="00B95764" w:rsidRPr="00B95764">
          <w:rPr>
            <w:rFonts w:eastAsiaTheme="minorHAnsi" w:cs="Courier New"/>
            <w:b/>
            <w:bCs/>
            <w:color w:val="000000"/>
            <w:szCs w:val="20"/>
            <w:rPrChange w:id="253" w:author="Kim DaeHan" w:date="2022-07-24T22:11:00Z">
              <w:rPr>
                <w:rFonts w:eastAsiaTheme="minorHAnsi" w:cs="Courier New"/>
                <w:color w:val="000000"/>
                <w:szCs w:val="20"/>
              </w:rPr>
            </w:rPrChange>
          </w:rPr>
          <w:t>W</w:t>
        </w:r>
        <w:r w:rsidR="00B95764" w:rsidRPr="00B95764">
          <w:rPr>
            <w:rFonts w:eastAsiaTheme="minorHAnsi" w:cs="Courier New"/>
            <w:b/>
            <w:bCs/>
            <w:color w:val="000000"/>
            <w:szCs w:val="20"/>
            <w:rPrChange w:id="254" w:author="Kim DaeHan" w:date="2022-07-24T22:11:00Z">
              <w:rPr>
                <w:rFonts w:eastAsiaTheme="minorHAnsi" w:cs="Courier New"/>
                <w:color w:val="000000"/>
                <w:szCs w:val="20"/>
              </w:rPr>
            </w:rPrChange>
          </w:rPr>
          <w:t>orksite State</w:t>
        </w:r>
        <w:r w:rsidR="00B9576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55" w:author="Kim DaeHan" w:date="2022-07-24T22:08:00Z">
        <w:r w:rsidR="006237E2" w:rsidRPr="00297365">
          <w:rPr>
            <w:rFonts w:hint="eastAsia"/>
            <w:b/>
            <w:bCs/>
          </w:rPr>
          <w:t>분석</w:t>
        </w:r>
      </w:ins>
    </w:p>
    <w:p w14:paraId="33618AA8" w14:textId="1287F32B" w:rsidR="00F32173" w:rsidRDefault="00F32173" w:rsidP="00D17F46">
      <w:pPr>
        <w:spacing w:after="0"/>
        <w:jc w:val="center"/>
        <w:rPr>
          <w:ins w:id="256" w:author="Kim DaeHan" w:date="2022-07-24T21:12:00Z"/>
          <w:b/>
          <w:bCs/>
        </w:rPr>
      </w:pPr>
      <w:ins w:id="257" w:author="Kim DaeHan" w:date="2022-07-24T20:41:00Z">
        <w:r>
          <w:rPr>
            <w:b/>
            <w:bCs/>
            <w:noProof/>
          </w:rPr>
          <w:drawing>
            <wp:inline distT="0" distB="0" distL="0" distR="0" wp14:anchorId="23A54B81" wp14:editId="29B2BBF9">
              <wp:extent cx="2716998" cy="2572508"/>
              <wp:effectExtent l="0" t="0" r="7620" b="0"/>
              <wp:docPr id="46" name="그림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30664" cy="258544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258" w:author="Kim DaeHan" w:date="2022-07-24T21:12:00Z">
        <w:r w:rsidR="00D17F46">
          <w:rPr>
            <w:rFonts w:hint="eastAsia"/>
            <w:noProof/>
          </w:rPr>
          <w:drawing>
            <wp:inline distT="0" distB="0" distL="0" distR="0" wp14:anchorId="56EA3F70" wp14:editId="2A8AFB06">
              <wp:extent cx="2677160" cy="2579574"/>
              <wp:effectExtent l="0" t="0" r="8890" b="0"/>
              <wp:docPr id="37" name="그림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14655" cy="26157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4886715" w14:textId="2182FE49" w:rsidR="008C2A4C" w:rsidRDefault="008C2A4C" w:rsidP="00D17F46">
      <w:pPr>
        <w:spacing w:after="0"/>
        <w:jc w:val="center"/>
        <w:rPr>
          <w:ins w:id="259" w:author="Kim DaeHan" w:date="2022-07-24T21:12:00Z"/>
          <w:rFonts w:hint="eastAsia"/>
          <w:b/>
          <w:bCs/>
        </w:rPr>
      </w:pPr>
      <w:ins w:id="260" w:author="Kim DaeHan" w:date="2022-07-24T21:12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(left) ,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E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-3(right) </w:t>
        </w:r>
      </w:ins>
      <w:ins w:id="261" w:author="Kim DaeHan" w:date="2022-07-24T22:10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‘</w:t>
        </w:r>
      </w:ins>
      <w:proofErr w:type="spellStart"/>
      <w:ins w:id="262" w:author="Kim DaeHan" w:date="2022-07-24T22:09:00Z">
        <w:r w:rsidR="006237E2" w:rsidRPr="00297365">
          <w:rPr>
            <w:rFonts w:eastAsiaTheme="minorHAnsi" w:cs="Courier New"/>
            <w:color w:val="000000"/>
            <w:szCs w:val="20"/>
          </w:rPr>
          <w:t>WORKSITE_STATE</w:t>
        </w:r>
      </w:ins>
      <w:proofErr w:type="spellEnd"/>
      <w:ins w:id="263" w:author="Kim DaeHan" w:date="2022-07-24T22:10:00Z">
        <w:r w:rsidR="006237E2">
          <w:rPr>
            <w:rFonts w:eastAsiaTheme="minorHAnsi" w:cs="Courier New"/>
            <w:color w:val="000000"/>
            <w:szCs w:val="20"/>
          </w:rPr>
          <w:t>’</w:t>
        </w:r>
      </w:ins>
      <w:ins w:id="264" w:author="Kim DaeHan" w:date="2022-07-24T21:12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65" w:author="Kim DaeHan" w:date="2022-07-24T22:02:00Z">
        <w:r w:rsidR="00974AF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histogram</w:t>
        </w:r>
        <w:r w:rsidR="00974AF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66" w:author="Kim DaeHan" w:date="2022-07-24T21:12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</w:p>
    <w:p w14:paraId="545E1713" w14:textId="5DB8D95B" w:rsidR="00D17F46" w:rsidRDefault="00D17F46" w:rsidP="00D17F46">
      <w:pPr>
        <w:spacing w:after="0"/>
        <w:jc w:val="center"/>
        <w:rPr>
          <w:ins w:id="267" w:author="Kim DaeHan" w:date="2022-07-24T21:12:00Z"/>
          <w:b/>
          <w:bCs/>
        </w:rPr>
      </w:pPr>
      <w:ins w:id="268" w:author="Kim DaeHan" w:date="2022-07-24T21:12:00Z">
        <w:r>
          <w:rPr>
            <w:b/>
            <w:bCs/>
            <w:noProof/>
          </w:rPr>
          <w:drawing>
            <wp:inline distT="0" distB="0" distL="0" distR="0" wp14:anchorId="480C3570" wp14:editId="176AEB66">
              <wp:extent cx="2763982" cy="2663234"/>
              <wp:effectExtent l="0" t="0" r="0" b="3810"/>
              <wp:docPr id="43" name="그림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79562" cy="26782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b/>
            <w:bCs/>
            <w:noProof/>
          </w:rPr>
          <w:drawing>
            <wp:inline distT="0" distB="0" distL="0" distR="0" wp14:anchorId="260291C3" wp14:editId="4B9EBD6E">
              <wp:extent cx="2743200" cy="2643209"/>
              <wp:effectExtent l="0" t="0" r="0" b="5080"/>
              <wp:docPr id="42" name="그림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56332" cy="26558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87D712A" w14:textId="610E74FA" w:rsidR="008C2A4C" w:rsidRDefault="008C2A4C" w:rsidP="008C2A4C">
      <w:pPr>
        <w:spacing w:after="0"/>
        <w:jc w:val="center"/>
        <w:rPr>
          <w:ins w:id="269" w:author="Kim DaeHan" w:date="2022-07-24T21:12:00Z"/>
          <w:b/>
          <w:bCs/>
        </w:rPr>
      </w:pPr>
      <w:ins w:id="270" w:author="Kim DaeHan" w:date="2022-07-24T21:12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Singapore(left) ,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Chile(right) </w:t>
        </w:r>
      </w:ins>
      <w:ins w:id="271" w:author="Kim DaeHan" w:date="2022-07-24T22:10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‘</w:t>
        </w:r>
      </w:ins>
      <w:proofErr w:type="spellStart"/>
      <w:ins w:id="272" w:author="Kim DaeHan" w:date="2022-07-24T22:09:00Z">
        <w:r w:rsidR="006237E2" w:rsidRPr="00297365">
          <w:rPr>
            <w:rFonts w:eastAsiaTheme="minorHAnsi" w:cs="Courier New"/>
            <w:color w:val="000000"/>
            <w:szCs w:val="20"/>
          </w:rPr>
          <w:t>WORKSITE_STATE</w:t>
        </w:r>
      </w:ins>
      <w:proofErr w:type="spellEnd"/>
      <w:ins w:id="273" w:author="Kim DaeHan" w:date="2022-07-24T22:10:00Z">
        <w:r w:rsidR="006237E2">
          <w:rPr>
            <w:rFonts w:eastAsiaTheme="minorHAnsi" w:cs="Courier New"/>
            <w:color w:val="000000"/>
            <w:szCs w:val="20"/>
          </w:rPr>
          <w:t>’</w:t>
        </w:r>
      </w:ins>
      <w:ins w:id="274" w:author="Kim DaeHan" w:date="2022-07-24T22:09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75" w:author="Kim DaeHan" w:date="2022-07-24T22:02:00Z">
        <w:r w:rsidR="00974AF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histogram</w:t>
        </w:r>
      </w:ins>
      <w:ins w:id="276" w:author="Kim DaeHan" w:date="2022-07-24T21:12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</w:p>
    <w:p w14:paraId="3F6B2AE7" w14:textId="2C4BAA7A" w:rsidR="008C2A4C" w:rsidRDefault="008C2A4C" w:rsidP="008C2A4C">
      <w:pPr>
        <w:spacing w:after="0"/>
        <w:rPr>
          <w:ins w:id="277" w:author="Kim DaeHan" w:date="2022-07-24T21:39:00Z"/>
          <w:b/>
          <w:bCs/>
        </w:rPr>
      </w:pPr>
    </w:p>
    <w:p w14:paraId="1936A071" w14:textId="55677960" w:rsidR="009049EA" w:rsidRDefault="004A5C89" w:rsidP="008C2A4C">
      <w:pPr>
        <w:spacing w:after="0"/>
        <w:rPr>
          <w:ins w:id="278" w:author="Kim DaeHan" w:date="2022-07-24T21:57:00Z"/>
          <w:rFonts w:eastAsiaTheme="minorHAnsi" w:cs="Heebo"/>
          <w:color w:val="2A2A2A"/>
          <w:kern w:val="0"/>
          <w:szCs w:val="20"/>
          <w:shd w:val="clear" w:color="auto" w:fill="FFFFFF"/>
        </w:rPr>
      </w:pPr>
      <w:ins w:id="279" w:author="Kim DaeHan" w:date="2022-07-24T21:40:00Z">
        <w:r>
          <w:rPr>
            <w:rFonts w:hint="eastAsia"/>
          </w:rPr>
          <w:t xml:space="preserve">일반적으로 </w:t>
        </w:r>
        <w:r>
          <w:t>CA, NY</w:t>
        </w:r>
      </w:ins>
      <w:ins w:id="280" w:author="Kim DaeHan" w:date="2022-07-24T21:47:00Z">
        <w:r w:rsidR="00D04324">
          <w:rPr>
            <w:rFonts w:hint="eastAsia"/>
          </w:rPr>
          <w:t xml:space="preserve"> 많이 분포 되어 </w:t>
        </w:r>
      </w:ins>
      <w:ins w:id="281" w:author="Kim DaeHan" w:date="2022-07-24T21:48:00Z">
        <w:r w:rsidR="00D04324">
          <w:rPr>
            <w:rFonts w:hint="eastAsia"/>
          </w:rPr>
          <w:t xml:space="preserve">있으며 </w:t>
        </w:r>
        <w:r w:rsidR="00D0432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H-</w:t>
        </w:r>
        <w:proofErr w:type="spellStart"/>
        <w:r w:rsidR="00D0432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 w:rsidR="00D0432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Chile</w:t>
        </w:r>
        <w:r w:rsidR="00D04324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의 경우</w:t>
        </w:r>
        <w:r w:rsidR="008747C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8747C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F</w:t>
        </w:r>
        <w:r w:rsidR="008747C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L</w:t>
        </w:r>
      </w:ins>
      <w:ins w:id="282" w:author="Kim DaeHan" w:date="2022-07-24T21:52:00Z">
        <w:r w:rsidR="008747C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가</w:t>
        </w:r>
        <w:r w:rsidR="008747C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8747C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가장 많이</w:t>
        </w:r>
        <w:r w:rsidR="008747C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8747C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분포되어 있었다.</w:t>
        </w:r>
      </w:ins>
      <w:ins w:id="283" w:author="Kim DaeHan" w:date="2022-07-24T21:53:00Z">
        <w:r w:rsidR="009049EA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284" w:author="Kim DaeHan" w:date="2022-07-24T21:54:00Z">
        <w:r w:rsidR="009049EA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이는 위에서 언급했던</w:t>
        </w:r>
        <w:r w:rsidR="009049EA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9049EA" w:rsidRP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Agricultural Inspector</w:t>
        </w:r>
        <w:r w:rsidR="009049EA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s</w:t>
        </w:r>
        <w:r w:rsidR="009049EA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9049EA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직종</w:t>
        </w:r>
      </w:ins>
      <w:ins w:id="285" w:author="Kim DaeHan" w:date="2022-07-24T21:55:00Z">
        <w:r w:rsidR="009049EA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때문이다</w:t>
        </w:r>
        <w:r w:rsidR="009049EA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. </w:t>
        </w:r>
      </w:ins>
      <w:ins w:id="286" w:author="Kim DaeHan" w:date="2022-07-24T21:56:00Z">
        <w:r w:rsidR="009049EA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추가로,</w:t>
        </w:r>
      </w:ins>
      <w:ins w:id="287" w:author="Kim DaeHan" w:date="2022-07-24T21:55:00Z">
        <w:r w:rsidR="009049EA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</w:t>
        </w:r>
        <w:r w:rsidR="009049EA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H-</w:t>
        </w:r>
        <w:proofErr w:type="spellStart"/>
        <w:r w:rsidR="009049EA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</w:t>
        </w:r>
        <w:proofErr w:type="spellEnd"/>
        <w:r w:rsidR="009049EA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에서는 다른</w:t>
        </w:r>
        <w:r w:rsidR="009049EA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9049EA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비자와 다르게</w:t>
        </w:r>
        <w:r w:rsidR="009049EA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9049EA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TX가 </w:t>
        </w:r>
      </w:ins>
      <w:ins w:id="288" w:author="Kim DaeHan" w:date="2022-07-24T21:56:00Z">
        <w:r w:rsidR="009049EA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유난히 많았다.</w:t>
        </w:r>
      </w:ins>
    </w:p>
    <w:p w14:paraId="7DA82CFD" w14:textId="77777777" w:rsidR="009049EA" w:rsidRDefault="009049EA" w:rsidP="008C2A4C">
      <w:pPr>
        <w:spacing w:after="0"/>
        <w:rPr>
          <w:ins w:id="289" w:author="Kim DaeHan" w:date="2022-07-24T21:56:00Z"/>
          <w:rFonts w:eastAsiaTheme="minorHAnsi" w:cs="Heebo"/>
          <w:color w:val="2A2A2A"/>
          <w:kern w:val="0"/>
          <w:szCs w:val="20"/>
          <w:shd w:val="clear" w:color="auto" w:fill="FFFFFF"/>
        </w:rPr>
      </w:pPr>
    </w:p>
    <w:p w14:paraId="6DD7CE34" w14:textId="07E28C8D" w:rsidR="004A5C89" w:rsidRPr="004A5C89" w:rsidRDefault="009049EA" w:rsidP="008C2A4C">
      <w:pPr>
        <w:spacing w:after="0"/>
        <w:rPr>
          <w:ins w:id="290" w:author="Kim DaeHan" w:date="2022-07-24T21:12:00Z"/>
          <w:rFonts w:hint="eastAsia"/>
          <w:rPrChange w:id="291" w:author="Kim DaeHan" w:date="2022-07-24T21:40:00Z">
            <w:rPr>
              <w:ins w:id="292" w:author="Kim DaeHan" w:date="2022-07-24T21:12:00Z"/>
              <w:rFonts w:hint="eastAsia"/>
              <w:b/>
              <w:bCs/>
            </w:rPr>
          </w:rPrChange>
        </w:rPr>
      </w:pPr>
      <w:ins w:id="293" w:author="Kim DaeHan" w:date="2022-07-24T21:56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</w:p>
    <w:p w14:paraId="17774E9B" w14:textId="665C7494" w:rsidR="009049EA" w:rsidRDefault="009049EA">
      <w:pPr>
        <w:widowControl/>
        <w:wordWrap/>
        <w:autoSpaceDE/>
        <w:autoSpaceDN/>
        <w:rPr>
          <w:ins w:id="294" w:author="Kim DaeHan" w:date="2022-07-24T22:11:00Z"/>
          <w:b/>
          <w:bCs/>
        </w:rPr>
      </w:pPr>
      <w:ins w:id="295" w:author="Kim DaeHan" w:date="2022-07-24T21:57:00Z">
        <w:r>
          <w:rPr>
            <w:b/>
            <w:bCs/>
          </w:rPr>
          <w:br w:type="page"/>
        </w:r>
      </w:ins>
    </w:p>
    <w:p w14:paraId="03F141DD" w14:textId="3EB1030D" w:rsidR="00B95764" w:rsidRPr="00B95764" w:rsidRDefault="000D78B7">
      <w:pPr>
        <w:widowControl/>
        <w:wordWrap/>
        <w:autoSpaceDE/>
        <w:autoSpaceDN/>
        <w:rPr>
          <w:ins w:id="296" w:author="Kim DaeHan" w:date="2022-07-24T21:57:00Z"/>
          <w:rFonts w:hint="eastAsia"/>
          <w:b/>
          <w:bCs/>
        </w:rPr>
      </w:pPr>
      <w:ins w:id="297" w:author="Kim DaeHan" w:date="2022-07-24T22:32:00Z">
        <w:r>
          <w:rPr>
            <w:b/>
            <w:bCs/>
          </w:rPr>
          <w:lastRenderedPageBreak/>
          <w:t xml:space="preserve">VISA &amp; </w:t>
        </w:r>
      </w:ins>
      <w:ins w:id="298" w:author="Kim DaeHan" w:date="2022-07-24T22:11:00Z">
        <w:r w:rsidR="00B95764" w:rsidRPr="00B95764">
          <w:rPr>
            <w:rFonts w:eastAsiaTheme="minorHAnsi" w:cs="Heebo"/>
            <w:b/>
            <w:bCs/>
            <w:color w:val="2A2A2A"/>
            <w:kern w:val="0"/>
            <w:szCs w:val="20"/>
            <w:shd w:val="clear" w:color="auto" w:fill="FFFFFF"/>
            <w:rPrChange w:id="299" w:author="Kim DaeHan" w:date="2022-07-24T22:11:00Z">
              <w:rPr>
                <w:rFonts w:eastAsiaTheme="minorHAnsi" w:cs="Heebo"/>
                <w:color w:val="2A2A2A"/>
                <w:kern w:val="0"/>
                <w:szCs w:val="20"/>
                <w:shd w:val="clear" w:color="auto" w:fill="FFFFFF"/>
              </w:rPr>
            </w:rPrChange>
          </w:rPr>
          <w:t>SOC</w:t>
        </w:r>
        <w:r w:rsidR="00B95764" w:rsidRPr="00B95764">
          <w:rPr>
            <w:rFonts w:eastAsiaTheme="minorHAnsi" w:cs="Heebo"/>
            <w:b/>
            <w:bCs/>
            <w:color w:val="2A2A2A"/>
            <w:kern w:val="0"/>
            <w:szCs w:val="20"/>
            <w:shd w:val="clear" w:color="auto" w:fill="FFFFFF"/>
            <w:rPrChange w:id="300" w:author="Kim DaeHan" w:date="2022-07-24T22:11:00Z">
              <w:rPr>
                <w:rFonts w:eastAsiaTheme="minorHAnsi" w:cs="Heebo"/>
                <w:color w:val="2A2A2A"/>
                <w:kern w:val="0"/>
                <w:szCs w:val="20"/>
                <w:shd w:val="clear" w:color="auto" w:fill="FFFFFF"/>
              </w:rPr>
            </w:rPrChange>
          </w:rPr>
          <w:t xml:space="preserve"> </w:t>
        </w:r>
        <w:r w:rsidR="00B95764" w:rsidRPr="00B95764">
          <w:rPr>
            <w:rFonts w:eastAsiaTheme="minorHAnsi" w:cs="Heebo"/>
            <w:b/>
            <w:bCs/>
            <w:color w:val="2A2A2A"/>
            <w:kern w:val="0"/>
            <w:szCs w:val="20"/>
            <w:shd w:val="clear" w:color="auto" w:fill="FFFFFF"/>
            <w:rPrChange w:id="301" w:author="Kim DaeHan" w:date="2022-07-24T22:11:00Z">
              <w:rPr>
                <w:rFonts w:eastAsiaTheme="minorHAnsi" w:cs="Heebo"/>
                <w:color w:val="2A2A2A"/>
                <w:kern w:val="0"/>
                <w:szCs w:val="20"/>
                <w:shd w:val="clear" w:color="auto" w:fill="FFFFFF"/>
              </w:rPr>
            </w:rPrChange>
          </w:rPr>
          <w:t>T</w:t>
        </w:r>
        <w:r w:rsidR="00B95764" w:rsidRPr="00B95764">
          <w:rPr>
            <w:rFonts w:eastAsiaTheme="minorHAnsi" w:cs="Heebo"/>
            <w:b/>
            <w:bCs/>
            <w:color w:val="2A2A2A"/>
            <w:kern w:val="0"/>
            <w:szCs w:val="20"/>
            <w:shd w:val="clear" w:color="auto" w:fill="FFFFFF"/>
            <w:rPrChange w:id="302" w:author="Kim DaeHan" w:date="2022-07-24T22:11:00Z">
              <w:rPr>
                <w:rFonts w:eastAsiaTheme="minorHAnsi" w:cs="Heebo"/>
                <w:color w:val="2A2A2A"/>
                <w:kern w:val="0"/>
                <w:szCs w:val="20"/>
                <w:shd w:val="clear" w:color="auto" w:fill="FFFFFF"/>
              </w:rPr>
            </w:rPrChange>
          </w:rPr>
          <w:t>itle</w:t>
        </w:r>
      </w:ins>
      <w:ins w:id="303" w:author="Kim DaeHan" w:date="2022-07-24T22:12:00Z">
        <w:r w:rsidR="00B95764">
          <w:rPr>
            <w:rFonts w:eastAsiaTheme="minorHAnsi" w:cs="Heebo"/>
            <w:b/>
            <w:bCs/>
            <w:color w:val="2A2A2A"/>
            <w:kern w:val="0"/>
            <w:szCs w:val="20"/>
            <w:shd w:val="clear" w:color="auto" w:fill="FFFFFF"/>
          </w:rPr>
          <w:t xml:space="preserve"> </w:t>
        </w:r>
        <w:r w:rsidR="00B95764">
          <w:rPr>
            <w:rFonts w:eastAsiaTheme="minorHAnsi" w:cs="Heebo" w:hint="eastAsia"/>
            <w:b/>
            <w:bCs/>
            <w:color w:val="2A2A2A"/>
            <w:kern w:val="0"/>
            <w:szCs w:val="20"/>
            <w:shd w:val="clear" w:color="auto" w:fill="FFFFFF"/>
          </w:rPr>
          <w:t>분석</w:t>
        </w:r>
      </w:ins>
    </w:p>
    <w:p w14:paraId="7EF05738" w14:textId="0829166D" w:rsidR="008C2A4C" w:rsidRPr="008C2A4C" w:rsidRDefault="00974AFB" w:rsidP="0056524B">
      <w:pPr>
        <w:spacing w:after="0"/>
        <w:rPr>
          <w:ins w:id="304" w:author="Kim DaeHan" w:date="2022-07-24T20:12:00Z"/>
          <w:rFonts w:hint="eastAsia"/>
          <w:b/>
          <w:bCs/>
          <w:rPrChange w:id="305" w:author="Kim DaeHan" w:date="2022-07-24T21:12:00Z">
            <w:rPr>
              <w:ins w:id="306" w:author="Kim DaeHan" w:date="2022-07-24T20:12:00Z"/>
            </w:rPr>
          </w:rPrChange>
        </w:rPr>
      </w:pPr>
      <w:ins w:id="307" w:author="Kim DaeHan" w:date="2022-07-24T22:02:00Z">
        <w:r>
          <w:rPr>
            <w:noProof/>
          </w:rPr>
          <w:drawing>
            <wp:inline distT="0" distB="0" distL="0" distR="0" wp14:anchorId="2B4E1337" wp14:editId="5BF57111">
              <wp:extent cx="5227320" cy="1583369"/>
              <wp:effectExtent l="0" t="0" r="0" b="0"/>
              <wp:docPr id="50" name="그림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80258" cy="159940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F8A9D2" w14:textId="243AD0A7" w:rsidR="00974AFB" w:rsidRDefault="00974AFB" w:rsidP="00974AFB">
      <w:pPr>
        <w:spacing w:after="0"/>
        <w:jc w:val="center"/>
        <w:rPr>
          <w:ins w:id="308" w:author="Kim DaeHan" w:date="2022-07-24T22:02:00Z"/>
          <w:b/>
          <w:bCs/>
        </w:rPr>
      </w:pPr>
      <w:ins w:id="309" w:author="Kim DaeHan" w:date="2022-07-24T22:02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</w:t>
        </w:r>
      </w:ins>
      <w:proofErr w:type="spellEnd"/>
      <w:ins w:id="310" w:author="Kim DaeHan" w:date="2022-07-24T22:03:00Z">
        <w:r w:rsidR="0056524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‘</w:t>
        </w:r>
        <w:proofErr w:type="spellStart"/>
        <w:r w:rsidR="0056524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  <w:proofErr w:type="spellEnd"/>
        <w:r w:rsidR="0056524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</w:t>
        </w:r>
      </w:ins>
      <w:ins w:id="311" w:author="Kim DaeHan" w:date="2022-07-24T22:02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312" w:author="Kim DaeHan" w:date="2022-07-24T22:03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histogram</w:t>
        </w:r>
      </w:ins>
      <w:ins w:id="313" w:author="Kim DaeHan" w:date="2022-07-24T22:02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</w:p>
    <w:p w14:paraId="7126A561" w14:textId="565E80EF" w:rsidR="00665A6E" w:rsidRDefault="00EA2FC7" w:rsidP="0056524B">
      <w:pPr>
        <w:spacing w:after="0"/>
        <w:rPr>
          <w:ins w:id="314" w:author="Kim DaeHan" w:date="2022-07-24T20:27:00Z"/>
          <w:b/>
          <w:bCs/>
        </w:rPr>
      </w:pPr>
      <w:ins w:id="315" w:author="Kim DaeHan" w:date="2022-07-24T20:27:00Z">
        <w:r>
          <w:rPr>
            <w:noProof/>
          </w:rPr>
          <w:drawing>
            <wp:inline distT="0" distB="0" distL="0" distR="0" wp14:anchorId="4B0CE705" wp14:editId="6E8467DE">
              <wp:extent cx="5242560" cy="1899890"/>
              <wp:effectExtent l="0" t="0" r="0" b="5715"/>
              <wp:docPr id="39" name="그림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5804" cy="19083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ACCDEC" w14:textId="062150AA" w:rsidR="0056524B" w:rsidRDefault="0056524B" w:rsidP="0056524B">
      <w:pPr>
        <w:spacing w:after="0"/>
        <w:jc w:val="center"/>
        <w:rPr>
          <w:ins w:id="316" w:author="Kim DaeHan" w:date="2022-07-24T22:04:00Z"/>
          <w:b/>
          <w:bCs/>
        </w:rPr>
      </w:pPr>
      <w:ins w:id="317" w:author="Kim DaeHan" w:date="2022-07-24T22:04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E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-3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 histogram&gt;</w:t>
        </w:r>
      </w:ins>
    </w:p>
    <w:p w14:paraId="3340DCA4" w14:textId="0E4B16C6" w:rsidR="00521889" w:rsidRDefault="00521889" w:rsidP="0056524B">
      <w:pPr>
        <w:spacing w:after="0"/>
        <w:rPr>
          <w:ins w:id="318" w:author="Kim DaeHan" w:date="2022-07-24T20:33:00Z"/>
          <w:rFonts w:hint="eastAsia"/>
          <w:b/>
          <w:bCs/>
        </w:rPr>
      </w:pPr>
      <w:ins w:id="319" w:author="Kim DaeHan" w:date="2022-07-24T20:36:00Z">
        <w:r>
          <w:rPr>
            <w:noProof/>
          </w:rPr>
          <w:drawing>
            <wp:inline distT="0" distB="0" distL="0" distR="0" wp14:anchorId="6AEA082F" wp14:editId="0F8FBB3B">
              <wp:extent cx="5273040" cy="1767807"/>
              <wp:effectExtent l="0" t="0" r="3810" b="4445"/>
              <wp:docPr id="45" name="그림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16362" cy="178233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01CA12" w14:textId="06F797CB" w:rsidR="00EA2FC7" w:rsidRPr="0056524B" w:rsidRDefault="0056524B" w:rsidP="0056524B">
      <w:pPr>
        <w:spacing w:after="0"/>
        <w:jc w:val="center"/>
        <w:rPr>
          <w:ins w:id="320" w:author="Kim DaeHan" w:date="2022-07-24T20:30:00Z"/>
          <w:rFonts w:hint="eastAsia"/>
          <w:b/>
          <w:bCs/>
        </w:rPr>
        <w:pPrChange w:id="321" w:author="Kim DaeHan" w:date="2022-07-24T22:05:00Z">
          <w:pPr>
            <w:spacing w:after="0"/>
          </w:pPr>
        </w:pPrChange>
      </w:pPr>
      <w:ins w:id="322" w:author="Kim DaeHan" w:date="2022-07-24T22:04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Singapore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 histogram</w:t>
        </w:r>
      </w:ins>
      <w:ins w:id="323" w:author="Kim DaeHan" w:date="2022-07-24T22:0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</w:p>
    <w:p w14:paraId="3C8AE7EE" w14:textId="4BC7F035" w:rsidR="00EA2FC7" w:rsidRDefault="00EA2FC7" w:rsidP="0056524B">
      <w:pPr>
        <w:spacing w:after="0"/>
        <w:rPr>
          <w:ins w:id="324" w:author="Kim DaeHan" w:date="2022-07-24T22:04:00Z"/>
          <w:b/>
          <w:bCs/>
        </w:rPr>
      </w:pPr>
      <w:ins w:id="325" w:author="Kim DaeHan" w:date="2022-07-24T20:30:00Z">
        <w:r>
          <w:rPr>
            <w:noProof/>
          </w:rPr>
          <w:drawing>
            <wp:inline distT="0" distB="0" distL="0" distR="0" wp14:anchorId="5B986DB3" wp14:editId="0327F938">
              <wp:extent cx="5252720" cy="1999013"/>
              <wp:effectExtent l="0" t="0" r="5080" b="1270"/>
              <wp:docPr id="40" name="그림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1842" cy="2006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560508" w14:textId="3D5AE89D" w:rsidR="0056524B" w:rsidRDefault="0056524B" w:rsidP="0056524B">
      <w:pPr>
        <w:spacing w:after="0"/>
        <w:jc w:val="center"/>
        <w:rPr>
          <w:ins w:id="326" w:author="Kim DaeHan" w:date="2022-07-24T22:04:00Z"/>
          <w:b/>
          <w:bCs/>
        </w:rPr>
      </w:pPr>
      <w:ins w:id="327" w:author="Kim DaeHan" w:date="2022-07-24T22:04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V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ISA_CLASS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Chile 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</w:ins>
      <w:proofErr w:type="spellEnd"/>
      <w:ins w:id="328" w:author="Kim DaeHan" w:date="2022-07-24T22:09:00Z">
        <w:r w:rsidR="006237E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</w:t>
        </w:r>
      </w:ins>
      <w:ins w:id="329" w:author="Kim DaeHan" w:date="2022-07-24T22:04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histogram&gt;</w:t>
        </w:r>
      </w:ins>
    </w:p>
    <w:p w14:paraId="50570103" w14:textId="3CF2434C" w:rsidR="0056524B" w:rsidRPr="00012C38" w:rsidRDefault="00012C38" w:rsidP="00A81D6F">
      <w:pPr>
        <w:spacing w:after="0"/>
        <w:rPr>
          <w:ins w:id="330" w:author="Kim DaeHan" w:date="2022-07-24T22:12:00Z"/>
          <w:rFonts w:hint="eastAsia"/>
          <w:rPrChange w:id="331" w:author="Kim DaeHan" w:date="2022-07-24T22:13:00Z">
            <w:rPr>
              <w:ins w:id="332" w:author="Kim DaeHan" w:date="2022-07-24T22:12:00Z"/>
              <w:b/>
              <w:bCs/>
            </w:rPr>
          </w:rPrChange>
        </w:rPr>
      </w:pPr>
      <w:ins w:id="333" w:author="Kim DaeHan" w:date="2022-07-24T22:13:00Z">
        <w:r>
          <w:rPr>
            <w:rFonts w:hint="eastAsia"/>
          </w:rPr>
          <w:lastRenderedPageBreak/>
          <w:t>전반적으로 S</w:t>
        </w:r>
        <w:r>
          <w:t>oftware Developer</w:t>
        </w:r>
      </w:ins>
      <w:ins w:id="334" w:author="Kim DaeHan" w:date="2022-07-24T22:14:00Z">
        <w:r>
          <w:t>s, Applications</w:t>
        </w:r>
        <w:r>
          <w:rPr>
            <w:rFonts w:hint="eastAsia"/>
          </w:rPr>
          <w:t>가 가장 많았고 위에 언급했듯이</w:t>
        </w:r>
        <w:r>
          <w:t xml:space="preserve"> </w:t>
        </w:r>
      </w:ins>
      <w:ins w:id="335" w:author="Kim DaeHan" w:date="2022-07-24T22:1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H-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Chile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에는</w:t>
        </w:r>
      </w:ins>
      <w:ins w:id="336" w:author="Kim DaeHan" w:date="2022-07-24T22:17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Pr="005041DE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Agricultural Inspector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s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가 </w:t>
        </w:r>
      </w:ins>
      <w:ins w:id="337" w:author="Kim DaeHan" w:date="2022-07-24T22:25:00Z">
        <w:r w:rsidR="007B6C22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가장 </w:t>
        </w:r>
      </w:ins>
      <w:ins w:id="338" w:author="Kim DaeHan" w:date="2022-07-24T22:26:00Z">
        <w:r w:rsidR="007B6C22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많았다</w:t>
        </w:r>
      </w:ins>
      <w:ins w:id="339" w:author="Kim DaeHan" w:date="2022-07-24T22:17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.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340" w:author="Kim DaeHan" w:date="2022-07-24T22:18:00Z">
        <w:r w:rsidR="00E17349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또한 </w:t>
        </w:r>
      </w:ins>
      <w:ins w:id="341" w:author="Kim DaeHan" w:date="2022-07-24T22:19:00Z">
        <w:r w:rsidR="00E17349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N</w:t>
        </w:r>
        <w:r w:rsidR="00E1734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Y</w:t>
        </w:r>
        <w:r w:rsidR="00E17349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의 분포가 많았던</w:t>
        </w:r>
        <w:r w:rsidR="00E1734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342" w:author="Kim DaeHan" w:date="2022-07-24T22:20:00Z">
        <w:r w:rsidR="00E17349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E</w:t>
        </w:r>
        <w:r w:rsidR="00E1734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-3</w:t>
        </w:r>
        <w:r w:rsidR="00E1734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, </w:t>
        </w:r>
      </w:ins>
      <w:ins w:id="343" w:author="Kim DaeHan" w:date="2022-07-24T22:19:00Z">
        <w:r w:rsidR="00E1734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H-</w:t>
        </w:r>
        <w:proofErr w:type="spellStart"/>
        <w:r w:rsidR="00E1734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 w:rsidR="00E1734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Singapore</w:t>
        </w:r>
      </w:ins>
      <w:ins w:id="344" w:author="Kim DaeHan" w:date="2022-07-24T22:20:00Z">
        <w:r w:rsidR="00E17349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의 경우 </w:t>
        </w:r>
      </w:ins>
      <w:ins w:id="345" w:author="Kim DaeHan" w:date="2022-07-24T22:23:00Z">
        <w:r w:rsidR="007B6C2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Financial Analysts</w:t>
        </w:r>
      </w:ins>
      <w:ins w:id="346" w:author="Kim DaeHan" w:date="2022-07-24T22:24:00Z">
        <w:r w:rsidR="007B6C2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7B6C2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직</w:t>
        </w:r>
        <w:r w:rsidR="007B6C22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종 또한 많았고 추가로</w:t>
        </w:r>
        <w:r w:rsidR="007B6C2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347" w:author="Kim DaeHan" w:date="2022-07-24T22:20:00Z">
        <w:r w:rsidR="00E17349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Market Researcher Analysts and Market Specialists</w:t>
        </w:r>
      </w:ins>
      <w:ins w:id="348" w:author="Kim DaeHan" w:date="2022-07-24T22:24:00Z">
        <w:r w:rsidR="007B6C22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또한 많이 분포했다.</w:t>
        </w:r>
        <w:r w:rsidR="007B6C22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349" w:author="Kim DaeHan" w:date="2022-07-24T22:27:00Z">
        <w:r w:rsidR="007B6C22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이는 </w:t>
        </w:r>
      </w:ins>
      <w:proofErr w:type="spellStart"/>
      <w:ins w:id="350" w:author="Kim DaeHan" w:date="2022-07-24T22:29:00Z">
        <w:r w:rsidR="000D78B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Newyo</w:t>
        </w:r>
      </w:ins>
      <w:ins w:id="351" w:author="Kim DaeHan" w:date="2022-07-24T22:30:00Z">
        <w:r w:rsidR="000D78B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r</w:t>
        </w:r>
      </w:ins>
      <w:ins w:id="352" w:author="Kim DaeHan" w:date="2022-07-24T22:29:00Z">
        <w:r w:rsidR="000D78B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k</w:t>
        </w:r>
        <w:proofErr w:type="spellEnd"/>
        <w:r w:rsidR="000D78B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의 W</w:t>
        </w:r>
        <w:r w:rsidR="000D78B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all street</w:t>
        </w:r>
        <w:r w:rsidR="000D78B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지역의 영향이 반영되어 있을 것이라 추정된다</w:t>
        </w:r>
        <w:r w:rsidR="000D78B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.</w:t>
        </w:r>
      </w:ins>
    </w:p>
    <w:p w14:paraId="47BA3C9D" w14:textId="2288F571" w:rsidR="00B95764" w:rsidRDefault="00B95764" w:rsidP="00A81D6F">
      <w:pPr>
        <w:spacing w:after="0"/>
        <w:rPr>
          <w:ins w:id="353" w:author="Kim DaeHan" w:date="2022-07-24T22:41:00Z"/>
          <w:b/>
          <w:bCs/>
        </w:rPr>
      </w:pPr>
    </w:p>
    <w:p w14:paraId="7B3CAE76" w14:textId="4542D16D" w:rsidR="00112710" w:rsidRDefault="00112710" w:rsidP="00A81D6F">
      <w:pPr>
        <w:spacing w:after="0"/>
        <w:rPr>
          <w:ins w:id="354" w:author="Kim DaeHan" w:date="2022-07-24T22:41:00Z"/>
          <w:rFonts w:hint="eastAsia"/>
          <w:b/>
          <w:bCs/>
        </w:rPr>
      </w:pPr>
      <w:proofErr w:type="spellStart"/>
      <w:ins w:id="355" w:author="Kim DaeHan" w:date="2022-07-24T22:41:00Z">
        <w:r>
          <w:rPr>
            <w:b/>
            <w:bCs/>
          </w:rPr>
          <w:t>LCA</w:t>
        </w:r>
        <w:proofErr w:type="spellEnd"/>
        <w:r>
          <w:rPr>
            <w:b/>
            <w:bCs/>
          </w:rPr>
          <w:t xml:space="preserve"> – </w:t>
        </w:r>
        <w:r>
          <w:rPr>
            <w:b/>
            <w:bCs/>
          </w:rPr>
          <w:t>Worksite State</w:t>
        </w:r>
      </w:ins>
    </w:p>
    <w:p w14:paraId="55C6EB72" w14:textId="292E6A00" w:rsidR="00112710" w:rsidRPr="00112710" w:rsidRDefault="00112710" w:rsidP="00A81D6F">
      <w:pPr>
        <w:spacing w:after="0"/>
        <w:rPr>
          <w:ins w:id="356" w:author="Kim DaeHan" w:date="2022-07-24T22:41:00Z"/>
          <w:rFonts w:hint="eastAsia"/>
          <w:rPrChange w:id="357" w:author="Kim DaeHan" w:date="2022-07-24T22:42:00Z">
            <w:rPr>
              <w:ins w:id="358" w:author="Kim DaeHan" w:date="2022-07-24T22:41:00Z"/>
              <w:rFonts w:hint="eastAsia"/>
              <w:b/>
              <w:bCs/>
            </w:rPr>
          </w:rPrChange>
        </w:rPr>
      </w:pPr>
      <w:ins w:id="359" w:author="Kim DaeHan" w:date="2022-07-24T22:44:00Z">
        <w:r>
          <w:rPr>
            <w:rFonts w:hint="eastAsia"/>
          </w:rPr>
          <w:t>다음으로</w:t>
        </w:r>
        <w:r>
          <w:t xml:space="preserve"> </w:t>
        </w:r>
        <w:proofErr w:type="spellStart"/>
        <w:r>
          <w:t>LCA</w:t>
        </w:r>
        <w:proofErr w:type="spellEnd"/>
        <w:r>
          <w:rPr>
            <w:rFonts w:hint="eastAsia"/>
          </w:rPr>
          <w:t>에 가장 많은 분포를 지닌</w:t>
        </w:r>
        <w:r>
          <w:t xml:space="preserve"> </w:t>
        </w:r>
        <w:r>
          <w:rPr>
            <w:rFonts w:hint="eastAsia"/>
          </w:rPr>
          <w:t>주인</w:t>
        </w:r>
      </w:ins>
      <w:ins w:id="360" w:author="Kim DaeHan" w:date="2022-07-24T22:43:00Z">
        <w:r>
          <w:t xml:space="preserve"> CA, TX, NY, WA</w:t>
        </w:r>
        <w:r>
          <w:rPr>
            <w:rFonts w:hint="eastAsia"/>
          </w:rPr>
          <w:t xml:space="preserve">에 대해 분석을 </w:t>
        </w:r>
      </w:ins>
      <w:ins w:id="361" w:author="Kim DaeHan" w:date="2022-07-24T22:44:00Z">
        <w:r>
          <w:rPr>
            <w:rFonts w:hint="eastAsia"/>
          </w:rPr>
          <w:t>진행했다.</w:t>
        </w:r>
      </w:ins>
      <w:ins w:id="362" w:author="Kim DaeHan" w:date="2022-07-24T22:42:00Z">
        <w:r>
          <w:rPr>
            <w:rFonts w:hint="eastAsia"/>
          </w:rPr>
          <w:t xml:space="preserve"> </w:t>
        </w:r>
      </w:ins>
    </w:p>
    <w:p w14:paraId="0FEC77C8" w14:textId="10D0E19B" w:rsidR="00AD6CB8" w:rsidRPr="00112710" w:rsidRDefault="00AD6CB8" w:rsidP="00AD6CB8">
      <w:pPr>
        <w:spacing w:after="0"/>
        <w:rPr>
          <w:ins w:id="363" w:author="Kim DaeHan" w:date="2022-07-24T22:50:00Z"/>
          <w:rFonts w:hint="eastAsia"/>
          <w:b/>
          <w:bCs/>
        </w:rPr>
      </w:pPr>
      <w:ins w:id="364" w:author="Kim DaeHan" w:date="2022-07-24T22:50:00Z">
        <w:r>
          <w:rPr>
            <w:noProof/>
          </w:rPr>
          <w:drawing>
            <wp:inline distT="0" distB="0" distL="0" distR="0" wp14:anchorId="503CF496" wp14:editId="34F96BE7">
              <wp:extent cx="4501243" cy="1120074"/>
              <wp:effectExtent l="0" t="0" r="0" b="4445"/>
              <wp:docPr id="53" name="그림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43183" cy="1130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7DCCB276" wp14:editId="55CB44D9">
              <wp:extent cx="915151" cy="1153886"/>
              <wp:effectExtent l="0" t="0" r="0" b="8255"/>
              <wp:docPr id="54" name="그림 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29436" cy="11718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590417" w14:textId="77777777" w:rsidR="00AD6CB8" w:rsidRDefault="00AD6CB8" w:rsidP="00AD6CB8">
      <w:pPr>
        <w:spacing w:after="0"/>
        <w:jc w:val="center"/>
        <w:rPr>
          <w:ins w:id="365" w:author="Kim DaeHan" w:date="2022-07-24T22:50:00Z"/>
          <w:b/>
          <w:bCs/>
        </w:rPr>
      </w:pPr>
      <w:ins w:id="366" w:author="Kim DaeHan" w:date="2022-07-24T22:50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W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ORKSITE_STATE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CA 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 histogram &amp; 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PREVAILING_WAGE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 description&gt;</w:t>
        </w:r>
      </w:ins>
    </w:p>
    <w:p w14:paraId="6FA0B51D" w14:textId="2AFE8FB8" w:rsidR="00112710" w:rsidRPr="0056524B" w:rsidRDefault="00112710" w:rsidP="00A81D6F">
      <w:pPr>
        <w:spacing w:after="0"/>
        <w:rPr>
          <w:ins w:id="367" w:author="Kim DaeHan" w:date="2022-07-24T19:45:00Z"/>
          <w:rFonts w:hint="eastAsia"/>
          <w:b/>
          <w:bCs/>
        </w:rPr>
      </w:pPr>
      <w:ins w:id="368" w:author="Kim DaeHan" w:date="2022-07-24T22:41:00Z">
        <w:r>
          <w:rPr>
            <w:noProof/>
          </w:rPr>
          <w:drawing>
            <wp:inline distT="0" distB="0" distL="0" distR="0" wp14:anchorId="386E2B43" wp14:editId="46C2E4E9">
              <wp:extent cx="4420406" cy="1264023"/>
              <wp:effectExtent l="0" t="0" r="0" b="0"/>
              <wp:docPr id="51" name="그림 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44081" cy="12707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369" w:author="Kim DaeHan" w:date="2022-07-24T22:46:00Z">
        <w:r w:rsidR="00AD6CB8">
          <w:rPr>
            <w:noProof/>
          </w:rPr>
          <w:drawing>
            <wp:inline distT="0" distB="0" distL="0" distR="0" wp14:anchorId="5B8EC379" wp14:editId="5575F619">
              <wp:extent cx="1054956" cy="1358153"/>
              <wp:effectExtent l="0" t="0" r="0" b="0"/>
              <wp:docPr id="52" name="그림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63186" cy="13687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0A8ED0A" w14:textId="7EEBD8DC" w:rsidR="0030193B" w:rsidRPr="00AD6CB8" w:rsidRDefault="00112710" w:rsidP="00167FD2">
      <w:pPr>
        <w:spacing w:after="0"/>
        <w:jc w:val="center"/>
        <w:rPr>
          <w:ins w:id="370" w:author="Kim DaeHan" w:date="2022-07-24T18:54:00Z"/>
          <w:rFonts w:hint="eastAsia"/>
          <w:b/>
          <w:bCs/>
          <w:rPrChange w:id="371" w:author="Kim DaeHan" w:date="2022-07-24T22:49:00Z">
            <w:rPr>
              <w:ins w:id="372" w:author="Kim DaeHan" w:date="2022-07-24T18:54:00Z"/>
            </w:rPr>
          </w:rPrChange>
        </w:rPr>
        <w:pPrChange w:id="373" w:author="Kim DaeHan" w:date="2022-07-24T22:52:00Z">
          <w:pPr>
            <w:spacing w:after="0"/>
          </w:pPr>
        </w:pPrChange>
      </w:pPr>
      <w:ins w:id="374" w:author="Kim DaeHan" w:date="2022-07-24T22:45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W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ORKSITE_STATE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375" w:author="Kim DaeHan" w:date="2022-07-24T22:50:00Z">
        <w:r w:rsidR="00AD6CB8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TX</w:t>
        </w:r>
      </w:ins>
      <w:ins w:id="376" w:author="Kim DaeHan" w:date="2022-07-24T22:4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’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histogram</w:t>
        </w:r>
      </w:ins>
      <w:ins w:id="377" w:author="Kim DaeHan" w:date="2022-07-24T22:47:00Z">
        <w:r w:rsidR="00AD6CB8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&amp; ‘</w:t>
        </w:r>
        <w:proofErr w:type="spellStart"/>
        <w:r w:rsidR="00AD6CB8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PREVAILING_WAGE</w:t>
        </w:r>
        <w:proofErr w:type="spellEnd"/>
        <w:r w:rsidR="00AD6CB8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 description</w:t>
        </w:r>
      </w:ins>
      <w:ins w:id="378" w:author="Kim DaeHan" w:date="2022-07-24T22:4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</w:p>
    <w:p w14:paraId="495EB634" w14:textId="3AB7458A" w:rsidR="008C3171" w:rsidRDefault="00167FD2" w:rsidP="000D78B7">
      <w:pPr>
        <w:rPr>
          <w:ins w:id="379" w:author="Kim DaeHan" w:date="2022-07-24T18:47:00Z"/>
          <w:rFonts w:hint="eastAsia"/>
        </w:rPr>
        <w:pPrChange w:id="380" w:author="Kim DaeHan" w:date="2022-07-24T22:31:00Z">
          <w:pPr>
            <w:ind w:left="400"/>
          </w:pPr>
        </w:pPrChange>
      </w:pPr>
      <w:ins w:id="381" w:author="Kim DaeHan" w:date="2022-07-24T22:52:00Z">
        <w:r>
          <w:rPr>
            <w:noProof/>
          </w:rPr>
          <w:drawing>
            <wp:inline distT="0" distB="0" distL="0" distR="0" wp14:anchorId="2CF54168" wp14:editId="0D0850B0">
              <wp:extent cx="4389513" cy="1453606"/>
              <wp:effectExtent l="0" t="0" r="0" b="0"/>
              <wp:docPr id="56" name="그림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08787" cy="14599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23F392D4" wp14:editId="4D85283D">
              <wp:extent cx="1113721" cy="1458882"/>
              <wp:effectExtent l="0" t="0" r="0" b="8255"/>
              <wp:docPr id="55" name="그림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450" cy="147162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E6EA39" w14:textId="65484EB5" w:rsidR="00167FD2" w:rsidRPr="00297365" w:rsidRDefault="00167FD2" w:rsidP="00167FD2">
      <w:pPr>
        <w:spacing w:after="0"/>
        <w:jc w:val="center"/>
        <w:rPr>
          <w:ins w:id="382" w:author="Kim DaeHan" w:date="2022-07-24T22:52:00Z"/>
          <w:rFonts w:hint="eastAsia"/>
          <w:b/>
          <w:bCs/>
        </w:rPr>
      </w:pPr>
      <w:ins w:id="383" w:author="Kim DaeHan" w:date="2022-07-24T22:52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W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ORKSITE_STATE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NY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 histogram &amp; 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PREVAILING_WAGE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 description&gt;</w:t>
        </w:r>
      </w:ins>
    </w:p>
    <w:p w14:paraId="498DCA10" w14:textId="7BD16A4A" w:rsidR="00832481" w:rsidDel="00167FD2" w:rsidRDefault="00167FD2" w:rsidP="00167FD2">
      <w:pPr>
        <w:spacing w:after="0"/>
        <w:jc w:val="center"/>
        <w:rPr>
          <w:del w:id="384" w:author="Kim DaeHan" w:date="2022-07-24T18:33:00Z"/>
          <w:rFonts w:eastAsiaTheme="minorHAnsi"/>
          <w:b/>
          <w:bCs/>
          <w:kern w:val="0"/>
          <w:szCs w:val="20"/>
        </w:rPr>
      </w:pPr>
      <w:ins w:id="385" w:author="Kim DaeHan" w:date="2022-07-24T22:54:00Z">
        <w:r>
          <w:rPr>
            <w:noProof/>
          </w:rPr>
          <w:drawing>
            <wp:inline distT="0" distB="0" distL="0" distR="0" wp14:anchorId="651AA23F" wp14:editId="7B18B226">
              <wp:extent cx="4229100" cy="1545266"/>
              <wp:effectExtent l="0" t="0" r="0" b="0"/>
              <wp:docPr id="58" name="그림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98114" cy="15704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2BA255E3" wp14:editId="07A0FD1E">
              <wp:extent cx="1148337" cy="1479766"/>
              <wp:effectExtent l="0" t="0" r="0" b="6350"/>
              <wp:docPr id="57" name="그림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9579" cy="15071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386" w:author="Kim DaeHan" w:date="2022-07-24T18:33:00Z">
        <w:r w:rsidR="00832481" w:rsidDel="00D24A2B">
          <w:rPr>
            <w:rFonts w:eastAsiaTheme="minorHAnsi" w:hint="eastAsia"/>
            <w:b/>
            <w:bCs/>
            <w:kern w:val="0"/>
            <w:szCs w:val="20"/>
          </w:rPr>
          <w:delText>LCA</w:delText>
        </w:r>
        <w:r w:rsidR="00832481" w:rsidDel="00D24A2B">
          <w:rPr>
            <w:rFonts w:eastAsiaTheme="minorHAnsi" w:hint="eastAsia"/>
            <w:kern w:val="0"/>
            <w:szCs w:val="20"/>
          </w:rPr>
          <w:delText xml:space="preserve"> </w:delText>
        </w:r>
        <w:r w:rsidR="0021568C" w:rsidRPr="0021568C" w:rsidDel="00D24A2B">
          <w:rPr>
            <w:rFonts w:eastAsiaTheme="minorHAnsi" w:hint="eastAsia"/>
            <w:b/>
            <w:bCs/>
            <w:kern w:val="0"/>
            <w:szCs w:val="20"/>
          </w:rPr>
          <w:delText>E</w:delText>
        </w:r>
        <w:r w:rsidR="0021568C" w:rsidRPr="0021568C" w:rsidDel="00D24A2B">
          <w:rPr>
            <w:rFonts w:eastAsiaTheme="minorHAnsi"/>
            <w:b/>
            <w:bCs/>
            <w:kern w:val="0"/>
            <w:szCs w:val="20"/>
          </w:rPr>
          <w:delText>DA</w:delText>
        </w:r>
      </w:del>
    </w:p>
    <w:p w14:paraId="2BE79650" w14:textId="77777777" w:rsidR="00167FD2" w:rsidRDefault="00167FD2" w:rsidP="00167FD2">
      <w:pPr>
        <w:jc w:val="center"/>
        <w:rPr>
          <w:ins w:id="387" w:author="Kim DaeHan" w:date="2022-07-24T22:55:00Z"/>
          <w:rFonts w:eastAsiaTheme="minorHAnsi"/>
          <w:b/>
          <w:bCs/>
          <w:kern w:val="0"/>
          <w:szCs w:val="20"/>
        </w:rPr>
        <w:pPrChange w:id="388" w:author="Kim DaeHan" w:date="2022-07-24T22:54:00Z">
          <w:pPr/>
        </w:pPrChange>
      </w:pPr>
    </w:p>
    <w:p w14:paraId="65FE1FBA" w14:textId="386CAF3E" w:rsidR="00167FD2" w:rsidRDefault="00167FD2" w:rsidP="00167FD2">
      <w:pPr>
        <w:spacing w:after="0"/>
        <w:jc w:val="center"/>
        <w:rPr>
          <w:ins w:id="389" w:author="Kim DaeHan" w:date="2022-07-24T23:04:00Z"/>
          <w:rFonts w:eastAsiaTheme="minorHAnsi" w:cs="Heebo"/>
          <w:color w:val="2A2A2A"/>
          <w:kern w:val="0"/>
          <w:szCs w:val="20"/>
          <w:shd w:val="clear" w:color="auto" w:fill="FFFFFF"/>
        </w:rPr>
      </w:pPr>
      <w:ins w:id="390" w:author="Kim DaeHan" w:date="2022-07-24T22:55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W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ORKSITE_STATE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WA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 histogram &amp; 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PREVAILING_WAGE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 description&gt;</w:t>
        </w:r>
      </w:ins>
    </w:p>
    <w:p w14:paraId="3C8BBE8E" w14:textId="77777777" w:rsidR="003C4BB5" w:rsidRDefault="003C4BB5" w:rsidP="00167FD2">
      <w:pPr>
        <w:spacing w:after="0"/>
        <w:jc w:val="center"/>
        <w:rPr>
          <w:ins w:id="391" w:author="Kim DaeHan" w:date="2022-07-24T22:56:00Z"/>
          <w:rFonts w:eastAsiaTheme="minorHAnsi" w:cs="Heebo"/>
          <w:color w:val="2A2A2A"/>
          <w:kern w:val="0"/>
          <w:szCs w:val="20"/>
          <w:shd w:val="clear" w:color="auto" w:fill="FFFFFF"/>
        </w:rPr>
      </w:pPr>
    </w:p>
    <w:p w14:paraId="5439BDA8" w14:textId="57474413" w:rsidR="00AD1B1A" w:rsidRDefault="00AD1B1A" w:rsidP="00AD1B1A">
      <w:pPr>
        <w:spacing w:after="0"/>
        <w:rPr>
          <w:ins w:id="392" w:author="Kim DaeHan" w:date="2022-07-24T23:03:00Z"/>
          <w:rFonts w:eastAsiaTheme="minorHAnsi" w:cs="Heebo"/>
          <w:color w:val="2A2A2A"/>
          <w:kern w:val="0"/>
          <w:szCs w:val="20"/>
          <w:shd w:val="clear" w:color="auto" w:fill="FFFFFF"/>
        </w:rPr>
      </w:pPr>
      <w:ins w:id="393" w:author="Kim DaeHan" w:date="2022-07-24T22:56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lastRenderedPageBreak/>
          <w:t xml:space="preserve">모든 지역에서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Software</w:t>
        </w:r>
      </w:ins>
      <w:ins w:id="394" w:author="Kim DaeHan" w:date="2022-07-24T22:57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Developers, Application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직종이 가장 많았다.</w:t>
        </w:r>
      </w:ins>
      <w:ins w:id="395" w:author="Kim DaeHan" w:date="2022-07-24T23:00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특이하게</w:t>
        </w:r>
      </w:ins>
      <w:ins w:id="396" w:author="Kim DaeHan" w:date="2022-07-24T22:57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397" w:author="Kim DaeHan" w:date="2022-07-24T22:59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NY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의 경우 위에서 </w:t>
        </w:r>
      </w:ins>
      <w:ins w:id="398" w:author="Kim DaeHan" w:date="2022-07-24T23:00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추측했듯이 </w:t>
        </w:r>
      </w:ins>
      <w:ins w:id="399" w:author="Kim DaeHan" w:date="2022-07-24T23:16:00Z">
        <w:r w:rsidR="00552414" w:rsidRPr="0055241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Financial Analysts</w:t>
        </w:r>
      </w:ins>
      <w:ins w:id="400" w:author="Kim DaeHan" w:date="2022-07-24T23:01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가</w:t>
        </w:r>
      </w:ins>
      <w:ins w:id="401" w:author="Kim DaeHan" w:date="2022-07-24T23:00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다른 지역에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비해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402" w:author="Kim DaeHan" w:date="2022-07-24T23:01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많았으며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3C4BB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Software Developers, Application</w:t>
        </w:r>
        <w:r w:rsidR="003C4BB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을 제외하고</w:t>
        </w:r>
        <w:r w:rsidR="003C4BB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3C4BB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두번째로</w:t>
        </w:r>
        <w:r w:rsidR="003C4BB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3C4BB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가장 많았다.</w:t>
        </w:r>
      </w:ins>
      <w:ins w:id="403" w:author="Kim DaeHan" w:date="2022-07-24T23:02:00Z">
        <w:r w:rsidR="003C4BB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404" w:author="Kim DaeHan" w:date="2022-07-24T23:03:00Z">
        <w:r w:rsidR="003C4BB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C</w:t>
        </w:r>
        <w:r w:rsidR="003C4BB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</w:t>
        </w:r>
        <w:r w:rsidR="003C4BB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의 경우 두번째로는 </w:t>
        </w:r>
        <w:r w:rsidR="003C4BB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Software Developers, </w:t>
        </w:r>
        <w:r w:rsidR="003C4BB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System Software</w:t>
        </w:r>
        <w:r w:rsidR="003C4BB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가 많다.</w:t>
        </w:r>
      </w:ins>
    </w:p>
    <w:p w14:paraId="7372D335" w14:textId="2D0F1A60" w:rsidR="003C4BB5" w:rsidRDefault="003C4BB5" w:rsidP="00AD1B1A">
      <w:pPr>
        <w:spacing w:after="0"/>
        <w:rPr>
          <w:ins w:id="405" w:author="Kim DaeHan" w:date="2022-07-24T23:04:00Z"/>
          <w:rFonts w:eastAsiaTheme="minorHAnsi" w:cs="Heebo"/>
          <w:color w:val="2A2A2A"/>
          <w:kern w:val="0"/>
          <w:szCs w:val="20"/>
          <w:shd w:val="clear" w:color="auto" w:fill="FFFFFF"/>
        </w:rPr>
      </w:pPr>
    </w:p>
    <w:p w14:paraId="37739697" w14:textId="0D3EED2C" w:rsidR="003C4BB5" w:rsidRDefault="003C4BB5" w:rsidP="00AD1B1A">
      <w:pPr>
        <w:spacing w:after="0"/>
        <w:rPr>
          <w:ins w:id="406" w:author="Kim DaeHan" w:date="2022-07-24T23:07:00Z"/>
          <w:rFonts w:eastAsiaTheme="minorHAnsi" w:cs="Heebo"/>
          <w:color w:val="2A2A2A"/>
          <w:kern w:val="0"/>
          <w:szCs w:val="20"/>
          <w:shd w:val="clear" w:color="auto" w:fill="FFFFFF"/>
        </w:rPr>
      </w:pPr>
      <w:ins w:id="407" w:author="Kim DaeHan" w:date="2022-07-24T23:04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가장 높은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PW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는 C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로 </w:t>
        </w:r>
      </w:ins>
      <w:ins w:id="408" w:author="Kim DaeHan" w:date="2022-07-24T23:05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평균적으로 </w:t>
        </w:r>
      </w:ins>
      <w:ins w:id="409" w:author="Kim DaeHan" w:date="2022-07-24T23:06:00Z">
        <w:r w:rsidR="00C43988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약 </w:t>
        </w:r>
      </w:ins>
      <w:ins w:id="410" w:author="Kim DaeHan" w:date="2022-07-24T23:0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$</w:t>
        </w:r>
      </w:ins>
      <w:ins w:id="411" w:author="Kim DaeHan" w:date="2022-07-24T23:04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12</w:t>
        </w:r>
      </w:ins>
      <w:ins w:id="412" w:author="Kim DaeHan" w:date="2022-07-24T23:0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2</w:t>
        </w:r>
      </w:ins>
      <w:ins w:id="413" w:author="Kim DaeHan" w:date="2022-07-24T23:04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,000</w:t>
        </w:r>
      </w:ins>
      <w:ins w:id="414" w:author="Kim DaeHan" w:date="2022-07-24T23:05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이며 그 다음으로는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WA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가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$113,000,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N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Y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가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$10</w:t>
        </w:r>
      </w:ins>
      <w:ins w:id="415" w:author="Kim DaeHan" w:date="2022-07-24T23:06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4,000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이였으며 T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X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가 가장 낮은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$9</w:t>
        </w:r>
        <w:r w:rsidR="00C43988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2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,00</w:t>
        </w:r>
      </w:ins>
      <w:ins w:id="416" w:author="Kim DaeHan" w:date="2022-07-24T23:07:00Z">
        <w:r w:rsidR="00C43988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0</w:t>
        </w:r>
        <w:r w:rsidR="00C43988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를 기록했다.</w:t>
        </w:r>
      </w:ins>
    </w:p>
    <w:p w14:paraId="421D6296" w14:textId="53250B0E" w:rsidR="00C43988" w:rsidRDefault="00C43988" w:rsidP="00AD1B1A">
      <w:pPr>
        <w:spacing w:after="0"/>
        <w:rPr>
          <w:ins w:id="417" w:author="Kim DaeHan" w:date="2022-07-24T23:07:00Z"/>
          <w:rFonts w:eastAsiaTheme="minorHAnsi" w:cs="Heebo"/>
          <w:color w:val="2A2A2A"/>
          <w:kern w:val="0"/>
          <w:szCs w:val="20"/>
          <w:shd w:val="clear" w:color="auto" w:fill="FFFFFF"/>
        </w:rPr>
      </w:pPr>
    </w:p>
    <w:p w14:paraId="1C1571F9" w14:textId="68147A65" w:rsidR="00C43988" w:rsidRDefault="00C43988" w:rsidP="00C43988">
      <w:pPr>
        <w:spacing w:after="0"/>
        <w:rPr>
          <w:ins w:id="418" w:author="Kim DaeHan" w:date="2022-07-24T23:22:00Z"/>
          <w:b/>
          <w:bCs/>
        </w:rPr>
      </w:pPr>
      <w:proofErr w:type="spellStart"/>
      <w:ins w:id="419" w:author="Kim DaeHan" w:date="2022-07-24T23:07:00Z">
        <w:r>
          <w:rPr>
            <w:b/>
            <w:bCs/>
          </w:rPr>
          <w:t>LCA</w:t>
        </w:r>
        <w:proofErr w:type="spellEnd"/>
        <w:r>
          <w:rPr>
            <w:b/>
            <w:bCs/>
          </w:rPr>
          <w:t xml:space="preserve"> – </w:t>
        </w:r>
      </w:ins>
      <w:proofErr w:type="spellStart"/>
      <w:ins w:id="420" w:author="Kim DaeHan" w:date="2022-07-24T23:09:00Z">
        <w:r w:rsidRPr="00C43988">
          <w:rPr>
            <w:b/>
            <w:bCs/>
          </w:rPr>
          <w:t>SOC_TITLE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Pr="00297365">
          <w:rPr>
            <w:rFonts w:hint="eastAsia"/>
            <w:b/>
            <w:bCs/>
          </w:rPr>
          <w:t>분석</w:t>
        </w:r>
      </w:ins>
    </w:p>
    <w:p w14:paraId="74A87351" w14:textId="290CF4E9" w:rsidR="00B90705" w:rsidRPr="00B90705" w:rsidRDefault="00B90705" w:rsidP="00C43988">
      <w:pPr>
        <w:spacing w:after="0"/>
        <w:rPr>
          <w:ins w:id="421" w:author="Kim DaeHan" w:date="2022-07-24T23:09:00Z"/>
          <w:rFonts w:hint="eastAsia"/>
          <w:rPrChange w:id="422" w:author="Kim DaeHan" w:date="2022-07-24T23:22:00Z">
            <w:rPr>
              <w:ins w:id="423" w:author="Kim DaeHan" w:date="2022-07-24T23:09:00Z"/>
              <w:rFonts w:hint="eastAsia"/>
              <w:b/>
              <w:bCs/>
            </w:rPr>
          </w:rPrChange>
        </w:rPr>
      </w:pPr>
      <w:ins w:id="424" w:author="Kim DaeHan" w:date="2022-07-24T23:22:00Z">
        <w:r>
          <w:rPr>
            <w:rFonts w:hint="eastAsia"/>
          </w:rPr>
          <w:t xml:space="preserve">위에서 가장 많이 언급되었던 직종인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Software Developers Application, Software Developers System Software, </w:t>
        </w:r>
        <w:r w:rsidRPr="0055241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Financial Analysts</w:t>
        </w:r>
      </w:ins>
      <w:ins w:id="425" w:author="Kim DaeHan" w:date="2022-07-24T23:23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에 대한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PW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를 확인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해 보았다.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</w:p>
    <w:p w14:paraId="4F25F9F1" w14:textId="53448CA7" w:rsidR="00C43988" w:rsidRDefault="00C43988" w:rsidP="00B90705">
      <w:pPr>
        <w:spacing w:after="0"/>
        <w:jc w:val="center"/>
        <w:rPr>
          <w:ins w:id="426" w:author="Kim DaeHan" w:date="2022-07-24T23:03:00Z"/>
          <w:rFonts w:eastAsiaTheme="minorHAnsi" w:cs="Heebo" w:hint="eastAsia"/>
          <w:color w:val="2A2A2A"/>
          <w:kern w:val="0"/>
          <w:szCs w:val="20"/>
          <w:shd w:val="clear" w:color="auto" w:fill="FFFFFF"/>
        </w:rPr>
        <w:pPrChange w:id="427" w:author="Kim DaeHan" w:date="2022-07-24T23:22:00Z">
          <w:pPr>
            <w:spacing w:after="0"/>
          </w:pPr>
        </w:pPrChange>
      </w:pPr>
      <w:ins w:id="428" w:author="Kim DaeHan" w:date="2022-07-24T23:11:00Z">
        <w:r>
          <w:rPr>
            <w:noProof/>
          </w:rPr>
          <w:drawing>
            <wp:inline distT="0" distB="0" distL="0" distR="0" wp14:anchorId="45032515" wp14:editId="475C6075">
              <wp:extent cx="1689847" cy="2219601"/>
              <wp:effectExtent l="0" t="0" r="5715" b="9525"/>
              <wp:docPr id="59" name="그림 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26530" cy="22677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29" w:author="Kim DaeHan" w:date="2022-07-24T23:14:00Z">
        <w:r w:rsidR="00552414">
          <w:rPr>
            <w:noProof/>
          </w:rPr>
          <w:drawing>
            <wp:inline distT="0" distB="0" distL="0" distR="0" wp14:anchorId="5B662700" wp14:editId="00E9E1CC">
              <wp:extent cx="1698966" cy="2222247"/>
              <wp:effectExtent l="0" t="0" r="0" b="6985"/>
              <wp:docPr id="62" name="그림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06153" cy="22316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30" w:author="Kim DaeHan" w:date="2022-07-24T23:17:00Z">
        <w:r w:rsidR="00B322E6">
          <w:rPr>
            <w:noProof/>
          </w:rPr>
          <w:drawing>
            <wp:inline distT="0" distB="0" distL="0" distR="0" wp14:anchorId="07D4C859" wp14:editId="1B5EDF32">
              <wp:extent cx="1653602" cy="2156572"/>
              <wp:effectExtent l="0" t="0" r="3810" b="0"/>
              <wp:docPr id="64" name="그림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61012" cy="21662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18AC9B" w14:textId="4798E060" w:rsidR="003C4BB5" w:rsidRDefault="00B322E6" w:rsidP="00B90705">
      <w:pPr>
        <w:spacing w:after="0"/>
        <w:jc w:val="center"/>
        <w:rPr>
          <w:ins w:id="431" w:author="Kim DaeHan" w:date="2022-07-24T23:22:00Z"/>
          <w:rFonts w:eastAsiaTheme="minorHAnsi" w:cs="Heebo"/>
          <w:color w:val="2A2A2A"/>
          <w:kern w:val="0"/>
          <w:szCs w:val="20"/>
          <w:shd w:val="clear" w:color="auto" w:fill="FFFFFF"/>
        </w:rPr>
      </w:pPr>
      <w:ins w:id="432" w:author="Kim DaeHan" w:date="2022-07-24T23:18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&lt;</w:t>
        </w:r>
        <w:r w:rsidRPr="00B322E6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SOC_TITLE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WA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433" w:author="Kim DaeHan" w:date="2022-07-24T23:15:00Z">
        <w:r w:rsidR="0055241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Software Developers Application</w:t>
        </w:r>
      </w:ins>
      <w:ins w:id="434" w:author="Kim DaeHan" w:date="2022-07-24T23:19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(left)</w:t>
        </w:r>
      </w:ins>
      <w:ins w:id="435" w:author="Kim DaeHan" w:date="2022-07-24T23:15:00Z">
        <w:r w:rsidR="0055241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, </w:t>
        </w:r>
        <w:r w:rsidR="0055241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Software Developers System Software</w:t>
        </w:r>
      </w:ins>
      <w:ins w:id="436" w:author="Kim DaeHan" w:date="2022-07-24T23:19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(middle)</w:t>
        </w:r>
      </w:ins>
      <w:ins w:id="437" w:author="Kim DaeHan" w:date="2022-07-24T23:15:00Z">
        <w:r w:rsidR="0055241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, </w:t>
        </w:r>
      </w:ins>
      <w:ins w:id="438" w:author="Kim DaeHan" w:date="2022-07-24T23:16:00Z">
        <w:r w:rsidR="00552414" w:rsidRPr="0055241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Financial Analysts</w:t>
        </w:r>
      </w:ins>
      <w:ins w:id="439" w:author="Kim DaeHan" w:date="2022-07-24T23:19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(right)</w:t>
        </w:r>
      </w:ins>
      <w:ins w:id="440" w:author="Kim DaeHan" w:date="2022-07-24T23:18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‘</w:t>
        </w:r>
        <w:proofErr w:type="spellStart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PREVAILING_WAGE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 description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</w:p>
    <w:p w14:paraId="7CE84A8A" w14:textId="6C336994" w:rsidR="00B90705" w:rsidRDefault="00B90705" w:rsidP="00B90705">
      <w:pPr>
        <w:spacing w:after="0"/>
        <w:rPr>
          <w:ins w:id="441" w:author="Kim DaeHan" w:date="2022-07-24T23:26:00Z"/>
          <w:rFonts w:eastAsiaTheme="minorHAnsi" w:cs="Heebo"/>
          <w:color w:val="2A2A2A"/>
          <w:kern w:val="0"/>
          <w:szCs w:val="20"/>
          <w:shd w:val="clear" w:color="auto" w:fill="FFFFFF"/>
        </w:rPr>
      </w:pPr>
      <w:ins w:id="442" w:author="Kim DaeHan" w:date="2022-07-24T23:23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Software Developers Application, Software Developers System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의 경우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$11</w:t>
        </w:r>
      </w:ins>
      <w:ins w:id="443" w:author="Kim DaeHan" w:date="2022-07-24T23:2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4</w:t>
        </w:r>
      </w:ins>
      <w:ins w:id="444" w:author="Kim DaeHan" w:date="2022-07-24T23:23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,000</w:t>
        </w:r>
      </w:ins>
      <w:ins w:id="445" w:author="Kim DaeHan" w:date="2022-07-24T23:2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~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$11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7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,000</w:t>
        </w:r>
      </w:ins>
      <w:ins w:id="446" w:author="Kim DaeHan" w:date="2022-07-24T23:23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정도의 </w:t>
        </w:r>
      </w:ins>
      <w:ins w:id="447" w:author="Kim DaeHan" w:date="2022-07-24T23:24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P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W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였으며</w:t>
        </w:r>
      </w:ins>
      <w:ins w:id="448" w:author="Kim DaeHan" w:date="2022-07-24T23:23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Software, </w:t>
        </w:r>
        <w:r w:rsidRPr="00552414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Financial Analysts</w:t>
        </w:r>
      </w:ins>
      <w:ins w:id="449" w:author="Kim DaeHan" w:date="2022-07-24T23:24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의 경우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이보다 낮은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$98,000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를 기록했다.</w:t>
        </w:r>
      </w:ins>
    </w:p>
    <w:p w14:paraId="0B663BBE" w14:textId="27A45921" w:rsidR="00B90705" w:rsidRDefault="00B90705" w:rsidP="00B90705">
      <w:pPr>
        <w:spacing w:after="0"/>
        <w:rPr>
          <w:ins w:id="450" w:author="Kim DaeHan" w:date="2022-07-24T23:26:00Z"/>
          <w:rFonts w:eastAsiaTheme="minorHAnsi" w:cs="Heebo"/>
          <w:color w:val="2A2A2A"/>
          <w:kern w:val="0"/>
          <w:szCs w:val="20"/>
          <w:shd w:val="clear" w:color="auto" w:fill="FFFFFF"/>
        </w:rPr>
      </w:pPr>
    </w:p>
    <w:p w14:paraId="66FC19DB" w14:textId="1BE8338F" w:rsidR="00B90705" w:rsidRPr="00063837" w:rsidRDefault="00063837" w:rsidP="00B90705">
      <w:pPr>
        <w:spacing w:after="0"/>
        <w:rPr>
          <w:ins w:id="451" w:author="Kim DaeHan" w:date="2022-07-24T23:21:00Z"/>
          <w:rFonts w:eastAsiaTheme="minorHAnsi" w:cs="Heebo" w:hint="eastAsia"/>
          <w:b/>
          <w:bCs/>
          <w:color w:val="2A2A2A"/>
          <w:kern w:val="0"/>
          <w:szCs w:val="20"/>
          <w:shd w:val="clear" w:color="auto" w:fill="FFFFFF"/>
          <w:rPrChange w:id="452" w:author="Kim DaeHan" w:date="2022-07-24T23:33:00Z">
            <w:rPr>
              <w:ins w:id="453" w:author="Kim DaeHan" w:date="2022-07-24T23:21:00Z"/>
              <w:rFonts w:eastAsiaTheme="minorHAnsi" w:cs="Heebo" w:hint="eastAsia"/>
              <w:color w:val="2A2A2A"/>
              <w:kern w:val="0"/>
              <w:szCs w:val="20"/>
              <w:shd w:val="clear" w:color="auto" w:fill="FFFFFF"/>
            </w:rPr>
          </w:rPrChange>
        </w:rPr>
        <w:pPrChange w:id="454" w:author="Kim DaeHan" w:date="2022-07-24T23:24:00Z">
          <w:pPr>
            <w:spacing w:after="0"/>
          </w:pPr>
        </w:pPrChange>
      </w:pPr>
      <w:ins w:id="455" w:author="Kim DaeHan" w:date="2022-07-24T23:33:00Z">
        <w:r w:rsidRPr="00063837">
          <w:rPr>
            <w:rFonts w:eastAsiaTheme="minorHAnsi" w:cs="Heebo" w:hint="eastAsia"/>
            <w:b/>
            <w:bCs/>
            <w:color w:val="2A2A2A"/>
            <w:kern w:val="0"/>
            <w:szCs w:val="20"/>
            <w:shd w:val="clear" w:color="auto" w:fill="FFFFFF"/>
            <w:rPrChange w:id="456" w:author="Kim DaeHan" w:date="2022-07-24T23:33:00Z">
              <w:rPr>
                <w:rFonts w:eastAsiaTheme="minorHAnsi" w:cs="Heebo" w:hint="eastAsia"/>
                <w:color w:val="2A2A2A"/>
                <w:kern w:val="0"/>
                <w:szCs w:val="20"/>
                <w:shd w:val="clear" w:color="auto" w:fill="FFFFFF"/>
              </w:rPr>
            </w:rPrChange>
          </w:rPr>
          <w:t>E</w:t>
        </w:r>
        <w:r>
          <w:rPr>
            <w:rFonts w:eastAsiaTheme="minorHAnsi" w:cs="Heebo"/>
            <w:b/>
            <w:bCs/>
            <w:color w:val="2A2A2A"/>
            <w:kern w:val="0"/>
            <w:szCs w:val="20"/>
            <w:shd w:val="clear" w:color="auto" w:fill="FFFFFF"/>
          </w:rPr>
          <w:t>tc</w:t>
        </w:r>
        <w:r w:rsidRPr="00063837">
          <w:rPr>
            <w:rFonts w:eastAsiaTheme="minorHAnsi" w:cs="Heebo"/>
            <w:b/>
            <w:bCs/>
            <w:color w:val="2A2A2A"/>
            <w:kern w:val="0"/>
            <w:szCs w:val="20"/>
            <w:shd w:val="clear" w:color="auto" w:fill="FFFFFF"/>
            <w:rPrChange w:id="457" w:author="Kim DaeHan" w:date="2022-07-24T23:33:00Z">
              <w:rPr>
                <w:rFonts w:eastAsiaTheme="minorHAnsi" w:cs="Heebo"/>
                <w:color w:val="2A2A2A"/>
                <w:kern w:val="0"/>
                <w:szCs w:val="20"/>
                <w:shd w:val="clear" w:color="auto" w:fill="FFFFFF"/>
              </w:rPr>
            </w:rPrChange>
          </w:rPr>
          <w:t>.</w:t>
        </w:r>
      </w:ins>
    </w:p>
    <w:p w14:paraId="22D3C02B" w14:textId="298C48E3" w:rsidR="00063837" w:rsidRDefault="00063837" w:rsidP="00063837">
      <w:pPr>
        <w:spacing w:after="0"/>
        <w:rPr>
          <w:ins w:id="458" w:author="Kim DaeHan" w:date="2022-07-24T23:34:00Z"/>
          <w:rFonts w:eastAsiaTheme="minorHAnsi" w:cs="Heebo"/>
          <w:color w:val="2A2A2A"/>
          <w:kern w:val="0"/>
          <w:szCs w:val="20"/>
          <w:shd w:val="clear" w:color="auto" w:fill="FFFFFF"/>
        </w:rPr>
      </w:pPr>
      <w:ins w:id="459" w:author="Kim DaeHan" w:date="2022-07-24T23:33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P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W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를 분석하는 도중 </w:t>
        </w:r>
      </w:ins>
      <w:ins w:id="460" w:author="Kim DaeHan" w:date="2022-07-24T23:34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0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부근에 많은 값이 모여 있는 것을 알 수 있었다.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일종의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o</w:t>
        </w:r>
      </w:ins>
      <w:ins w:id="461" w:author="Kim DaeHan" w:date="2022-07-24T23:35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utlier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라고 판단이 되어 자세히 분석을 해보았다.</w:t>
        </w:r>
      </w:ins>
    </w:p>
    <w:p w14:paraId="0590F227" w14:textId="2B6D09AC" w:rsidR="00B322E6" w:rsidRDefault="00063837" w:rsidP="00063837">
      <w:pPr>
        <w:spacing w:after="0"/>
        <w:jc w:val="center"/>
        <w:rPr>
          <w:ins w:id="462" w:author="Kim DaeHan" w:date="2022-07-24T23:35:00Z"/>
          <w:rFonts w:eastAsiaTheme="minorHAnsi" w:cs="Heebo"/>
          <w:color w:val="2A2A2A"/>
          <w:kern w:val="0"/>
          <w:szCs w:val="20"/>
          <w:shd w:val="clear" w:color="auto" w:fill="FFFFFF"/>
        </w:rPr>
      </w:pPr>
      <w:ins w:id="463" w:author="Kim DaeHan" w:date="2022-07-24T23:34:00Z">
        <w:r>
          <w:rPr>
            <w:rFonts w:eastAsiaTheme="minorHAnsi" w:cs="Heebo"/>
            <w:noProof/>
            <w:color w:val="2A2A2A"/>
            <w:szCs w:val="20"/>
            <w:shd w:val="clear" w:color="auto" w:fill="FFFFFF"/>
          </w:rPr>
          <w:drawing>
            <wp:inline distT="0" distB="0" distL="0" distR="0" wp14:anchorId="284ED306" wp14:editId="1CFE9D13">
              <wp:extent cx="1827870" cy="1680882"/>
              <wp:effectExtent l="0" t="0" r="1270" b="0"/>
              <wp:docPr id="65" name="그림 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/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31916" cy="16846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464" w:author="Kim DaeHan" w:date="2022-07-24T23:37:00Z">
        <w:r w:rsidR="00FF5ACC" w:rsidRPr="00FF5ACC">
          <w:rPr>
            <w:rFonts w:eastAsiaTheme="minorHAnsi" w:cs="Heebo"/>
            <w:color w:val="2A2A2A"/>
            <w:szCs w:val="20"/>
            <w:shd w:val="clear" w:color="auto" w:fill="FFFFFF"/>
          </w:rPr>
          <w:t xml:space="preserve"> </w:t>
        </w:r>
        <w:r w:rsidR="00FF5ACC">
          <w:rPr>
            <w:rFonts w:eastAsiaTheme="minorHAnsi" w:cs="Heebo"/>
            <w:noProof/>
            <w:color w:val="2A2A2A"/>
            <w:szCs w:val="20"/>
            <w:shd w:val="clear" w:color="auto" w:fill="FFFFFF"/>
          </w:rPr>
          <w:drawing>
            <wp:inline distT="0" distB="0" distL="0" distR="0" wp14:anchorId="5C6888A1" wp14:editId="166C346E">
              <wp:extent cx="1774061" cy="1689847"/>
              <wp:effectExtent l="0" t="0" r="0" b="5715"/>
              <wp:docPr id="66" name="그림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86131" cy="17013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3E9B9C1" w14:textId="2CBC664E" w:rsidR="00063837" w:rsidRPr="00B90705" w:rsidRDefault="00063837" w:rsidP="00063837">
      <w:pPr>
        <w:spacing w:after="0"/>
        <w:jc w:val="center"/>
        <w:rPr>
          <w:ins w:id="465" w:author="Kim DaeHan" w:date="2022-07-24T23:21:00Z"/>
          <w:rFonts w:eastAsiaTheme="minorHAnsi" w:cs="Heebo" w:hint="eastAsia"/>
          <w:color w:val="2A2A2A"/>
          <w:kern w:val="0"/>
          <w:szCs w:val="20"/>
          <w:shd w:val="clear" w:color="auto" w:fill="FFFFFF"/>
        </w:rPr>
        <w:pPrChange w:id="466" w:author="Kim DaeHan" w:date="2022-07-24T23:35:00Z">
          <w:pPr>
            <w:spacing w:after="0"/>
          </w:pPr>
        </w:pPrChange>
      </w:pPr>
      <w:ins w:id="467" w:author="Kim DaeHan" w:date="2022-07-24T23:35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r w:rsidRPr="0006383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‘</w:t>
        </w:r>
        <w:proofErr w:type="spellStart"/>
        <w:r w:rsidRPr="000638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PREVAILING_WAGE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’</w:t>
        </w:r>
        <w:r w:rsidRPr="000638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468" w:author="Kim DaeHan" w:date="2022-07-24T23:36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u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nder the</w:t>
        </w:r>
      </w:ins>
      <w:ins w:id="469" w:author="Kim DaeHan" w:date="2022-07-24T23:35:00Z">
        <w:r w:rsidRPr="000638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470" w:author="Kim DaeHan" w:date="2022-07-24T23:36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$</w:t>
        </w:r>
      </w:ins>
      <w:ins w:id="471" w:author="Kim DaeHan" w:date="2022-07-24T23:35:00Z">
        <w:r w:rsidRPr="000638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75000</w:t>
        </w:r>
      </w:ins>
      <w:ins w:id="472" w:author="Kim DaeHan" w:date="2022-07-24T23:37:00Z">
        <w:r w:rsidR="00FF5ACC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&amp; </w:t>
        </w:r>
        <w:r w:rsidR="00FF5ACC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$</w:t>
        </w:r>
        <w:r w:rsidR="00FF5ACC" w:rsidRPr="000638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500</w:t>
        </w:r>
      </w:ins>
      <w:ins w:id="473" w:author="Kim DaeHan" w:date="2022-07-24T23:35:00Z">
        <w:r w:rsidRPr="000638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]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</w:p>
    <w:p w14:paraId="4A9DF6E3" w14:textId="08D987A1" w:rsidR="00AD1B1A" w:rsidRPr="001E715F" w:rsidRDefault="00FF5ACC" w:rsidP="00E17361">
      <w:pPr>
        <w:spacing w:after="0"/>
        <w:rPr>
          <w:ins w:id="474" w:author="Kim DaeHan" w:date="2022-07-24T23:56:00Z"/>
          <w:rFonts w:eastAsiaTheme="minorHAnsi" w:cs="Heebo" w:hint="eastAsia"/>
          <w:color w:val="2A2A2A"/>
          <w:kern w:val="0"/>
          <w:szCs w:val="20"/>
          <w:shd w:val="clear" w:color="auto" w:fill="FFFFFF"/>
          <w:rPrChange w:id="475" w:author="Kim DaeHan" w:date="2022-07-25T00:01:00Z">
            <w:rPr>
              <w:ins w:id="476" w:author="Kim DaeHan" w:date="2022-07-24T23:56:00Z"/>
              <w:rFonts w:hint="eastAsia"/>
              <w:b/>
              <w:bCs/>
            </w:rPr>
          </w:rPrChange>
        </w:rPr>
      </w:pPr>
      <w:ins w:id="477" w:author="Kim DaeHan" w:date="2022-07-24T23:38:00Z"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lastRenderedPageBreak/>
          <w:t>Scope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를 줄였을 때, 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Outlie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r라고 하기에는 특정 분포를 가지고 있었다.</w:t>
        </w:r>
      </w:ins>
      <w:ins w:id="478" w:author="Kim DaeHan" w:date="2022-07-24T23:49:00Z">
        <w:r w:rsidR="00E17361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479" w:author="Kim DaeHan" w:date="2022-07-24T23:52:00Z">
        <w:r w:rsidR="00E17361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금액적으로 </w:t>
        </w:r>
      </w:ins>
      <w:ins w:id="480" w:author="Kim DaeHan" w:date="2022-07-24T23:49:00Z">
        <w:r w:rsidR="00E17361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추</w:t>
        </w:r>
      </w:ins>
      <w:ins w:id="481" w:author="Kim DaeHan" w:date="2022-07-24T23:52:00Z">
        <w:r w:rsidR="00E17361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측하기로는 시급기준의 </w:t>
        </w:r>
        <w:r w:rsidR="00E17361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PW</w:t>
        </w:r>
        <w:r w:rsidR="00E17361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를 나타낸 것이라 생각된다.</w:t>
        </w:r>
      </w:ins>
      <w:ins w:id="482" w:author="Kim DaeHan" w:date="2022-07-24T23:54:00Z">
        <w:r w:rsidR="00E17361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483" w:author="Kim DaeHan" w:date="2022-07-24T23:53:00Z">
        <w:r w:rsidR="00E17361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이를 통해 시급기준의 데이터와</w:t>
        </w:r>
        <w:r w:rsidR="00E17361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E17361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연봉</w:t>
        </w:r>
        <w:r w:rsidR="00E17361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E17361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기준의 데이터를</w:t>
        </w:r>
        <w:r w:rsidR="00E17361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E17361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비교해 볼 수 있을 것이다.</w:t>
        </w:r>
      </w:ins>
    </w:p>
    <w:p w14:paraId="76E14438" w14:textId="0507B534" w:rsidR="001C33C5" w:rsidRDefault="001C33C5" w:rsidP="001C33C5">
      <w:pPr>
        <w:spacing w:after="0"/>
        <w:jc w:val="center"/>
        <w:rPr>
          <w:ins w:id="484" w:author="Kim DaeHan" w:date="2022-07-24T23:58:00Z"/>
          <w:b/>
          <w:bCs/>
        </w:rPr>
        <w:pPrChange w:id="485" w:author="Kim DaeHan" w:date="2022-07-24T23:59:00Z">
          <w:pPr>
            <w:spacing w:after="0"/>
          </w:pPr>
        </w:pPrChange>
      </w:pPr>
      <w:ins w:id="486" w:author="Kim DaeHan" w:date="2022-07-24T23:58:00Z">
        <w:r>
          <w:rPr>
            <w:rFonts w:hint="eastAsia"/>
            <w:b/>
            <w:bCs/>
            <w:noProof/>
          </w:rPr>
          <w:drawing>
            <wp:inline distT="0" distB="0" distL="0" distR="0" wp14:anchorId="3E176B50" wp14:editId="1EACA63C">
              <wp:extent cx="2438400" cy="2349790"/>
              <wp:effectExtent l="0" t="0" r="0" b="0"/>
              <wp:docPr id="67" name="그림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/>
                      <pic:cNvPicPr>
                        <a:picLocks noChangeAspect="1" noChangeArrowheads="1"/>
                      </pic:cNvPicPr>
                    </pic:nvPicPr>
                    <pic:blipFill>
                      <a:blip r:embed="rId4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51248" cy="23621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487" w:author="Kim DaeHan" w:date="2022-07-24T23:59:00Z">
        <w:r>
          <w:rPr>
            <w:b/>
            <w:bCs/>
            <w:noProof/>
          </w:rPr>
          <w:drawing>
            <wp:inline distT="0" distB="0" distL="0" distR="0" wp14:anchorId="5C146CE9" wp14:editId="6B2ADB00">
              <wp:extent cx="2492188" cy="2373884"/>
              <wp:effectExtent l="0" t="0" r="3810" b="7620"/>
              <wp:docPr id="69" name="그림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03837" cy="2384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3166BDD" w14:textId="572B7C69" w:rsidR="001C33C5" w:rsidRPr="001C33C5" w:rsidRDefault="001C33C5" w:rsidP="001C33C5">
      <w:pPr>
        <w:spacing w:after="0"/>
        <w:jc w:val="center"/>
        <w:rPr>
          <w:ins w:id="488" w:author="Kim DaeHan" w:date="2022-07-24T23:54:00Z"/>
          <w:rFonts w:hint="eastAsia"/>
          <w:b/>
          <w:bCs/>
        </w:rPr>
      </w:pPr>
      <w:ins w:id="489" w:author="Kim DaeHan" w:date="2022-07-24T23:58:00Z">
        <w:r>
          <w:rPr>
            <w:noProof/>
          </w:rPr>
          <w:drawing>
            <wp:inline distT="0" distB="0" distL="0" distR="0" wp14:anchorId="3A50A5CE" wp14:editId="4A58C45E">
              <wp:extent cx="4935071" cy="1750731"/>
              <wp:effectExtent l="0" t="0" r="0" b="1905"/>
              <wp:docPr id="68" name="그림 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07482" cy="17764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3A970A" w14:textId="312542B0" w:rsidR="001E715F" w:rsidRPr="00B90705" w:rsidRDefault="001E715F" w:rsidP="001E715F">
      <w:pPr>
        <w:spacing w:after="0"/>
        <w:jc w:val="center"/>
        <w:rPr>
          <w:ins w:id="490" w:author="Kim DaeHan" w:date="2022-07-25T00:03:00Z"/>
          <w:rFonts w:eastAsiaTheme="minorHAnsi" w:cs="Heebo" w:hint="eastAsia"/>
          <w:color w:val="2A2A2A"/>
          <w:kern w:val="0"/>
          <w:szCs w:val="20"/>
          <w:shd w:val="clear" w:color="auto" w:fill="FFFFFF"/>
        </w:rPr>
      </w:pPr>
      <w:ins w:id="491" w:author="Kim DaeHan" w:date="2022-07-25T00:03:00Z"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&lt;</w:t>
        </w:r>
        <w:r w:rsidRPr="0006383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 xml:space="preserve"> </w:t>
        </w:r>
        <w:proofErr w:type="spellStart"/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L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CA</w:t>
        </w:r>
        <w:proofErr w:type="spellEnd"/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p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art-time histogram</w:t>
        </w:r>
        <w:r w:rsidRPr="000638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]</w:t>
        </w:r>
        <w:r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&gt;</w:t>
        </w:r>
      </w:ins>
    </w:p>
    <w:p w14:paraId="6C9E9A84" w14:textId="7544068C" w:rsidR="00E17361" w:rsidRDefault="001E715F" w:rsidP="001E715F">
      <w:pPr>
        <w:spacing w:after="0"/>
        <w:rPr>
          <w:ins w:id="492" w:author="Kim DaeHan" w:date="2022-07-25T00:08:00Z"/>
        </w:rPr>
      </w:pPr>
      <w:ins w:id="493" w:author="Kim DaeHan" w:date="2022-07-25T00:03:00Z">
        <w:r>
          <w:rPr>
            <w:rFonts w:hint="eastAsia"/>
          </w:rPr>
          <w:t>전반적인 개형은 위에서 언</w:t>
        </w:r>
      </w:ins>
      <w:ins w:id="494" w:author="Kim DaeHan" w:date="2022-07-25T00:04:00Z">
        <w:r>
          <w:rPr>
            <w:rFonts w:hint="eastAsia"/>
          </w:rPr>
          <w:t>급했던 전반적인 개형과</w:t>
        </w:r>
        <w:r>
          <w:t xml:space="preserve"> </w:t>
        </w:r>
        <w:r>
          <w:rPr>
            <w:rFonts w:hint="eastAsia"/>
          </w:rPr>
          <w:t>매우 비슷했다</w:t>
        </w:r>
      </w:ins>
      <w:ins w:id="495" w:author="Kim DaeHan" w:date="2022-07-25T00:06:00Z">
        <w:r w:rsidR="00C663DB">
          <w:rPr>
            <w:rFonts w:hint="eastAsia"/>
          </w:rPr>
          <w:t>.</w:t>
        </w:r>
        <w:r w:rsidR="00C663DB">
          <w:t xml:space="preserve"> </w:t>
        </w:r>
      </w:ins>
      <w:ins w:id="496" w:author="Kim DaeHan" w:date="2022-07-25T00:04:00Z">
        <w:r>
          <w:t xml:space="preserve"> </w:t>
        </w:r>
      </w:ins>
    </w:p>
    <w:p w14:paraId="4DBC29CF" w14:textId="036E2361" w:rsidR="004B2A1A" w:rsidRDefault="004B2A1A" w:rsidP="001E715F">
      <w:pPr>
        <w:spacing w:after="0"/>
        <w:rPr>
          <w:ins w:id="497" w:author="Kim DaeHan" w:date="2022-07-25T00:08:00Z"/>
        </w:rPr>
      </w:pPr>
    </w:p>
    <w:p w14:paraId="334FF8B3" w14:textId="52E95BAB" w:rsidR="004B2A1A" w:rsidRPr="001E715F" w:rsidRDefault="004B2A1A" w:rsidP="001E715F">
      <w:pPr>
        <w:spacing w:after="0"/>
        <w:rPr>
          <w:ins w:id="498" w:author="Kim DaeHan" w:date="2022-07-25T00:02:00Z"/>
          <w:rFonts w:hint="eastAsia"/>
          <w:rPrChange w:id="499" w:author="Kim DaeHan" w:date="2022-07-25T00:03:00Z">
            <w:rPr>
              <w:ins w:id="500" w:author="Kim DaeHan" w:date="2022-07-25T00:02:00Z"/>
              <w:b/>
              <w:bCs/>
            </w:rPr>
          </w:rPrChange>
        </w:rPr>
        <w:pPrChange w:id="501" w:author="Kim DaeHan" w:date="2022-07-25T00:03:00Z">
          <w:pPr>
            <w:spacing w:after="0"/>
            <w:jc w:val="center"/>
          </w:pPr>
        </w:pPrChange>
      </w:pPr>
      <w:ins w:id="502" w:author="Kim DaeHan" w:date="2022-07-25T00:09:00Z">
        <w:r>
          <w:rPr>
            <w:rFonts w:hint="eastAsia"/>
          </w:rPr>
          <w:t xml:space="preserve">위에 분석에선 </w:t>
        </w:r>
      </w:ins>
      <w:ins w:id="503" w:author="Kim DaeHan" w:date="2022-07-25T00:10:00Z">
        <w:r>
          <w:rPr>
            <w:rFonts w:hint="eastAsia"/>
          </w:rPr>
          <w:t>p</w:t>
        </w:r>
        <w:r>
          <w:t>arttime</w:t>
        </w:r>
        <w:r>
          <w:rPr>
            <w:rFonts w:hint="eastAsia"/>
          </w:rPr>
          <w:t xml:space="preserve">에 대한 </w:t>
        </w:r>
        <w:r>
          <w:t>data</w:t>
        </w:r>
        <w:r>
          <w:rPr>
            <w:rFonts w:hint="eastAsia"/>
          </w:rPr>
          <w:t>를 제거하지 않고 분석을 진행하였기에</w:t>
        </w:r>
        <w:r w:rsidR="00107C37">
          <w:t xml:space="preserve"> </w:t>
        </w:r>
        <w:r w:rsidR="00107C37">
          <w:rPr>
            <w:rFonts w:hint="eastAsia"/>
          </w:rPr>
          <w:t>이를 제거하고 다시 분석을</w:t>
        </w:r>
        <w:r w:rsidR="00107C37">
          <w:t xml:space="preserve"> </w:t>
        </w:r>
        <w:r w:rsidR="00107C37">
          <w:rPr>
            <w:rFonts w:hint="eastAsia"/>
          </w:rPr>
          <w:t>진행하는 것이</w:t>
        </w:r>
        <w:r w:rsidR="00107C37">
          <w:t xml:space="preserve"> </w:t>
        </w:r>
        <w:r w:rsidR="00107C37">
          <w:rPr>
            <w:rFonts w:hint="eastAsia"/>
          </w:rPr>
          <w:t>더욱 정확한 분석 결과를</w:t>
        </w:r>
      </w:ins>
      <w:ins w:id="504" w:author="Kim DaeHan" w:date="2022-07-25T00:11:00Z">
        <w:r w:rsidR="00107C37">
          <w:rPr>
            <w:rFonts w:hint="eastAsia"/>
          </w:rPr>
          <w:t xml:space="preserve"> 이끌어 낼 수 있을</w:t>
        </w:r>
      </w:ins>
      <w:ins w:id="505" w:author="Kim DaeHan" w:date="2022-07-25T00:10:00Z">
        <w:r w:rsidR="00107C37">
          <w:rPr>
            <w:rFonts w:hint="eastAsia"/>
          </w:rPr>
          <w:t xml:space="preserve"> 것이다.</w:t>
        </w:r>
      </w:ins>
      <w:ins w:id="506" w:author="Kim DaeHan" w:date="2022-07-25T00:12:00Z">
        <w:r w:rsidR="00107C37">
          <w:t xml:space="preserve"> </w:t>
        </w:r>
        <w:r w:rsidR="00107C37">
          <w:rPr>
            <w:rFonts w:hint="eastAsia"/>
          </w:rPr>
          <w:t>예로</w:t>
        </w:r>
        <w:r w:rsidR="00107C37">
          <w:t xml:space="preserve"> </w:t>
        </w:r>
      </w:ins>
      <w:ins w:id="507" w:author="Kim DaeHan" w:date="2022-07-25T00:11:00Z">
        <w:r w:rsidR="00107C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H-</w:t>
        </w:r>
        <w:proofErr w:type="spellStart"/>
        <w:r w:rsidR="00107C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1B1</w:t>
        </w:r>
        <w:proofErr w:type="spellEnd"/>
        <w:r w:rsidR="00107C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Singapore</w:t>
        </w:r>
      </w:ins>
      <w:ins w:id="508" w:author="Kim DaeHan" w:date="2022-07-25T00:12:00Z">
        <w:r w:rsidR="00107C3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의 경우,</w:t>
        </w:r>
        <w:r w:rsidR="00107C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107C3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상대적으로 다른 비자에 비해</w:t>
        </w:r>
        <w:r w:rsidR="00107C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  <w:r w:rsidR="00107C3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p</w:t>
        </w:r>
        <w:r w:rsidR="00107C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art-time </w:t>
        </w:r>
        <w:r w:rsidR="00107C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비</w:t>
        </w:r>
        <w:r w:rsidR="00107C3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율이 적었다.</w:t>
        </w:r>
        <w:r w:rsidR="00107C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 xml:space="preserve"> </w:t>
        </w:r>
      </w:ins>
      <w:ins w:id="509" w:author="Kim DaeHan" w:date="2022-07-25T00:13:00Z">
        <w:r w:rsidR="00107C3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이는 전반적인 d</w:t>
        </w:r>
        <w:r w:rsidR="00107C37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t>escription</w:t>
        </w:r>
        <w:r w:rsidR="00107C37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t>에 영향을 미칠 수 있다.</w:t>
        </w:r>
      </w:ins>
    </w:p>
    <w:p w14:paraId="2AB9B285" w14:textId="2E0E080B" w:rsidR="004B2A1A" w:rsidRPr="004B2A1A" w:rsidRDefault="004B2A1A" w:rsidP="004B2A1A">
      <w:pPr>
        <w:spacing w:after="0"/>
        <w:rPr>
          <w:ins w:id="510" w:author="Kim DaeHan" w:date="2022-07-24T22:55:00Z"/>
          <w:rFonts w:hint="eastAsia"/>
          <w:b/>
          <w:bCs/>
        </w:rPr>
        <w:pPrChange w:id="511" w:author="Kim DaeHan" w:date="2022-07-25T00:07:00Z">
          <w:pPr>
            <w:spacing w:after="0"/>
            <w:jc w:val="center"/>
          </w:pPr>
        </w:pPrChange>
      </w:pPr>
    </w:p>
    <w:p w14:paraId="27998F2E" w14:textId="5DE08445" w:rsidR="00D01465" w:rsidDel="009117F0" w:rsidRDefault="00D01465" w:rsidP="00167FD2">
      <w:pPr>
        <w:jc w:val="center"/>
        <w:rPr>
          <w:del w:id="512" w:author="Kim DaeHan" w:date="2022-07-17T11:13:00Z"/>
          <w:rFonts w:eastAsiaTheme="minorHAnsi" w:cs="Heebo"/>
          <w:color w:val="2A2A2A"/>
          <w:kern w:val="0"/>
          <w:szCs w:val="20"/>
          <w:shd w:val="clear" w:color="auto" w:fill="FFFFFF"/>
        </w:rPr>
        <w:pPrChange w:id="513" w:author="Kim DaeHan" w:date="2022-07-24T22:54:00Z">
          <w:pPr/>
        </w:pPrChange>
      </w:pPr>
      <w:del w:id="514" w:author="Kim DaeHan" w:date="2022-07-24T18:34:00Z">
        <w:r w:rsidDel="00D24A2B">
          <w:rPr>
            <w:rFonts w:eastAsiaTheme="minorHAnsi"/>
            <w:kern w:val="0"/>
            <w:szCs w:val="20"/>
          </w:rPr>
          <w:delText>L</w:delText>
        </w:r>
      </w:del>
      <w:del w:id="515" w:author="Kim DaeHan" w:date="2022-07-17T11:20:00Z">
        <w:r w:rsidDel="008A721A">
          <w:rPr>
            <w:rFonts w:eastAsiaTheme="minorHAnsi"/>
            <w:kern w:val="0"/>
            <w:szCs w:val="20"/>
          </w:rPr>
          <w:delText>ca</w:delText>
        </w:r>
      </w:del>
      <w:del w:id="516" w:author="Kim DaeHan" w:date="2022-07-24T18:34:00Z">
        <w:r w:rsidDel="00D24A2B">
          <w:rPr>
            <w:rFonts w:eastAsiaTheme="minorHAnsi" w:hint="eastAsia"/>
            <w:kern w:val="0"/>
            <w:szCs w:val="20"/>
          </w:rPr>
          <w:delText xml:space="preserve">의 경우 </w:delText>
        </w:r>
        <w:r w:rsidDel="00D24A2B">
          <w:rPr>
            <w:rFonts w:eastAsiaTheme="minorHAnsi" w:cs="Times New Roman" w:hint="eastAsia"/>
            <w:caps/>
            <w:color w:val="1B1B1B"/>
            <w:kern w:val="0"/>
            <w:szCs w:val="20"/>
          </w:rPr>
          <w:delText xml:space="preserve">LABOR CONDITION APPLICATION의 약자로 </w:delText>
        </w:r>
        <w:r w:rsidDel="00D24A2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특정 유형의 비이민 취업 비자를 신청할 외국인 근로자를 대신하여 미국 고용주가 제출하는 신청서</w:delText>
        </w:r>
        <w:r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이다</w:delText>
        </w:r>
        <w:r w:rsidDel="00D24A2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. </w:delText>
        </w:r>
        <w:r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3</w:delText>
        </w:r>
        <w:r w:rsidDel="00D24A2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개의 </w:delText>
        </w:r>
        <w:r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dataset </w:delText>
        </w:r>
        <w:r w:rsidDel="00D24A2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중 </w:delText>
        </w:r>
        <w:r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96</w:delText>
        </w:r>
        <w:r w:rsidDel="00D24A2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개의 가장 많은</w:delText>
        </w:r>
        <w:r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column</w:delText>
        </w:r>
        <w:r w:rsidDel="00D24A2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s를 가지고 있다</w:delText>
        </w:r>
      </w:del>
      <w:del w:id="517" w:author="Kim DaeHan" w:date="2022-07-17T11:13:00Z">
        <w:r w:rsidDel="009117F0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.</w:delText>
        </w:r>
      </w:del>
    </w:p>
    <w:p w14:paraId="0ECC63CF" w14:textId="0406F1A9" w:rsidR="008743F3" w:rsidRPr="008743F3" w:rsidDel="009117F0" w:rsidRDefault="009117F0" w:rsidP="00167FD2">
      <w:pPr>
        <w:jc w:val="center"/>
        <w:rPr>
          <w:del w:id="518" w:author="Kim DaeHan" w:date="2022-07-17T11:12:00Z"/>
          <w:rFonts w:eastAsiaTheme="minorHAnsi" w:cs="Heebo"/>
          <w:color w:val="2A2A2A"/>
          <w:kern w:val="0"/>
          <w:szCs w:val="20"/>
          <w:shd w:val="clear" w:color="auto" w:fill="FFFFFF"/>
          <w:rPrChange w:id="519" w:author="Kim DaeHan" w:date="2022-07-17T11:08:00Z">
            <w:rPr>
              <w:del w:id="520" w:author="Kim DaeHan" w:date="2022-07-17T11:12:00Z"/>
              <w:rFonts w:eastAsiaTheme="minorHAnsi"/>
              <w:b/>
              <w:bCs/>
              <w:kern w:val="0"/>
              <w:szCs w:val="20"/>
            </w:rPr>
          </w:rPrChange>
        </w:rPr>
        <w:pPrChange w:id="521" w:author="Kim DaeHan" w:date="2022-07-24T22:54:00Z">
          <w:pPr/>
        </w:pPrChange>
      </w:pPr>
      <w:del w:id="522" w:author="Kim DaeHan" w:date="2022-07-17T11:14:00Z">
        <w:r w:rsidRPr="009E53F5" w:rsidDel="009117F0">
          <w:rPr>
            <w:noProof/>
          </w:rPr>
          <w:drawing>
            <wp:anchor distT="0" distB="0" distL="114300" distR="114300" simplePos="0" relativeHeight="251658240" behindDoc="0" locked="0" layoutInCell="1" allowOverlap="1" wp14:anchorId="684BEFAC" wp14:editId="2DE2A7BA">
              <wp:simplePos x="0" y="0"/>
              <wp:positionH relativeFrom="column">
                <wp:posOffset>998220</wp:posOffset>
              </wp:positionH>
              <wp:positionV relativeFrom="paragraph">
                <wp:posOffset>26035</wp:posOffset>
              </wp:positionV>
              <wp:extent cx="3227064" cy="3604260"/>
              <wp:effectExtent l="0" t="0" r="0" b="0"/>
              <wp:wrapSquare wrapText="bothSides"/>
              <wp:docPr id="1" name="그림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7064" cy="3604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14FD9414" w14:textId="3AD082B8" w:rsidR="0021568C" w:rsidDel="00D24A2B" w:rsidRDefault="00C11E00" w:rsidP="00167FD2">
      <w:pPr>
        <w:jc w:val="center"/>
        <w:rPr>
          <w:del w:id="523" w:author="Kim DaeHan" w:date="2022-07-24T18:34:00Z"/>
          <w:rFonts w:eastAsiaTheme="minorHAnsi" w:cs="Heebo"/>
          <w:color w:val="2A2A2A"/>
          <w:kern w:val="0"/>
          <w:szCs w:val="20"/>
          <w:shd w:val="clear" w:color="auto" w:fill="FFFFFF"/>
        </w:rPr>
        <w:pPrChange w:id="524" w:author="Kim DaeHan" w:date="2022-07-24T22:54:00Z">
          <w:pPr>
            <w:jc w:val="center"/>
          </w:pPr>
        </w:pPrChange>
      </w:pPr>
      <w:del w:id="525" w:author="Kim DaeHan" w:date="2022-07-24T18:34:00Z">
        <w:r w:rsidDel="00D24A2B">
          <w:rPr>
            <w:rFonts w:eastAsiaTheme="minorHAnsi" w:cs="Heebo"/>
            <w:noProof/>
            <w:color w:val="2A2A2A"/>
            <w:szCs w:val="20"/>
            <w:shd w:val="clear" w:color="auto" w:fill="FFFFFF"/>
          </w:rPr>
          <w:drawing>
            <wp:inline distT="0" distB="0" distL="0" distR="0" wp14:anchorId="72A1E3B5" wp14:editId="297AE409">
              <wp:extent cx="3474720" cy="2044244"/>
              <wp:effectExtent l="0" t="0" r="0" b="0"/>
              <wp:docPr id="2" name="그림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79730" cy="204719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162D1E4" w14:textId="5F514EB4" w:rsidR="00E316AD" w:rsidDel="00D24A2B" w:rsidRDefault="00E316AD" w:rsidP="00167FD2">
      <w:pPr>
        <w:jc w:val="center"/>
        <w:rPr>
          <w:del w:id="526" w:author="Kim DaeHan" w:date="2022-07-24T18:34:00Z"/>
          <w:rFonts w:eastAsiaTheme="minorHAnsi" w:cs="Heebo"/>
          <w:color w:val="2A2A2A"/>
          <w:kern w:val="0"/>
          <w:szCs w:val="20"/>
          <w:shd w:val="clear" w:color="auto" w:fill="FFFFFF"/>
        </w:rPr>
        <w:pPrChange w:id="527" w:author="Kim DaeHan" w:date="2022-07-24T22:54:00Z">
          <w:pPr>
            <w:jc w:val="center"/>
          </w:pPr>
        </w:pPrChange>
      </w:pPr>
      <w:del w:id="528" w:author="Kim DaeHan" w:date="2022-07-24T18:34:00Z">
        <w:r w:rsidDel="00D24A2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&lt;L</w:delText>
        </w:r>
        <w:r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CA </w:delText>
        </w:r>
        <w:r w:rsidR="00C11E00"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‘</w:delText>
        </w:r>
        <w:r w:rsidR="00C11E00" w:rsidRPr="00C11E00"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VISA_CLASS</w:delText>
        </w:r>
        <w:r w:rsidR="00C11E00"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’ </w:delText>
        </w:r>
        <w:r w:rsidR="00C11E00" w:rsidDel="00D24A2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h</w:delText>
        </w:r>
        <w:r w:rsidR="00C11E00"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istogram</w:delText>
        </w:r>
        <w:r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&gt;</w:delText>
        </w:r>
      </w:del>
    </w:p>
    <w:p w14:paraId="6647E145" w14:textId="6F05B039" w:rsidR="00625191" w:rsidRPr="008C3171" w:rsidDel="008C3171" w:rsidRDefault="00AB714B" w:rsidP="00167FD2">
      <w:pPr>
        <w:pStyle w:val="a4"/>
        <w:ind w:leftChars="0" w:left="1200"/>
        <w:jc w:val="center"/>
        <w:rPr>
          <w:del w:id="529" w:author="Kim DaeHan" w:date="2022-07-24T18:45:00Z"/>
          <w:rFonts w:eastAsiaTheme="minorHAnsi" w:cs="Heebo"/>
          <w:color w:val="2A2A2A"/>
          <w:kern w:val="0"/>
          <w:szCs w:val="20"/>
          <w:shd w:val="clear" w:color="auto" w:fill="FFFFFF"/>
          <w:rPrChange w:id="530" w:author="Kim DaeHan" w:date="2022-07-24T18:45:00Z">
            <w:rPr>
              <w:del w:id="531" w:author="Kim DaeHan" w:date="2022-07-24T18:45:00Z"/>
              <w:shd w:val="clear" w:color="auto" w:fill="FFFFFF"/>
            </w:rPr>
          </w:rPrChange>
        </w:rPr>
        <w:pPrChange w:id="532" w:author="Kim DaeHan" w:date="2022-07-24T22:54:00Z">
          <w:pPr/>
        </w:pPrChange>
      </w:pPr>
      <w:del w:id="533" w:author="Kim DaeHan" w:date="2022-07-24T18:34:00Z">
        <w:r w:rsidDel="00D24A2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H</w:delText>
        </w:r>
        <w:r w:rsidDel="00D24A2B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-1B</w:delText>
        </w:r>
        <w:r w:rsidDel="00D24A2B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가 압도적으로 많은 것을 알 수 있다.</w:delText>
        </w:r>
      </w:del>
    </w:p>
    <w:p w14:paraId="78858E7C" w14:textId="6EBAFEAC" w:rsidR="00FD1813" w:rsidDel="007264A9" w:rsidRDefault="00FD1813" w:rsidP="00167FD2">
      <w:pPr>
        <w:pStyle w:val="HTML"/>
        <w:shd w:val="clear" w:color="auto" w:fill="FFFFFF"/>
        <w:tabs>
          <w:tab w:val="clear" w:pos="2748"/>
          <w:tab w:val="left" w:pos="2643"/>
        </w:tabs>
        <w:wordWrap w:val="0"/>
        <w:jc w:val="center"/>
        <w:textAlignment w:val="baseline"/>
        <w:rPr>
          <w:del w:id="534" w:author="Kim DaeHan" w:date="2022-07-17T15:26:00Z"/>
          <w:rFonts w:asciiTheme="minorHAnsi" w:eastAsiaTheme="minorHAnsi" w:hAnsiTheme="minorHAnsi" w:cs="Heebo"/>
          <w:color w:val="2A2A2A"/>
          <w:szCs w:val="20"/>
          <w:shd w:val="clear" w:color="auto" w:fill="FFFFFF"/>
        </w:rPr>
        <w:pPrChange w:id="535" w:author="Kim DaeHan" w:date="2022-07-24T22:54:00Z">
          <w:pPr>
            <w:pStyle w:val="HTML"/>
            <w:shd w:val="clear" w:color="auto" w:fill="FFFFFF"/>
            <w:tabs>
              <w:tab w:val="clear" w:pos="2748"/>
              <w:tab w:val="left" w:pos="2643"/>
            </w:tabs>
            <w:wordWrap w:val="0"/>
            <w:textAlignment w:val="baseline"/>
          </w:pPr>
        </w:pPrChange>
      </w:pPr>
    </w:p>
    <w:p w14:paraId="5FF1FE99" w14:textId="0DFC2133" w:rsidR="009376B6" w:rsidDel="005518A5" w:rsidRDefault="00142743" w:rsidP="00167FD2">
      <w:pPr>
        <w:jc w:val="center"/>
        <w:rPr>
          <w:del w:id="536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37" w:author="Kim DaeHan" w:date="2022-07-24T22:54:00Z">
          <w:pPr/>
        </w:pPrChange>
      </w:pPr>
      <w:del w:id="538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L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CA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의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numerical data type를 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추출해 본 결과 아래와 같이 총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10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개의 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column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을 추출할 수 있었다.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(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phone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information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에 대한 n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umerical 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d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ata 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또한 존재했지만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유의미한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결과를 제공하지 않을 것으로 판단하여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9376B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제외시켰다.</w:delText>
        </w:r>
        <w:r w:rsidR="009376B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)</w:delText>
        </w:r>
      </w:del>
    </w:p>
    <w:p w14:paraId="49AD918E" w14:textId="5FCA204D" w:rsidR="009376B6" w:rsidDel="005518A5" w:rsidRDefault="009376B6" w:rsidP="00167FD2">
      <w:pPr>
        <w:jc w:val="center"/>
        <w:rPr>
          <w:del w:id="539" w:author="Kim DaeHan" w:date="2022-07-17T15:26:00Z"/>
        </w:rPr>
        <w:pPrChange w:id="540" w:author="Kim DaeHan" w:date="2022-07-24T22:54:00Z">
          <w:pPr/>
        </w:pPrChange>
      </w:pPr>
      <w:del w:id="541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이를 기반으로 </w:delText>
        </w:r>
        <w:r w:rsidR="00E316AD" w:rsidDel="005518A5">
          <w:rPr>
            <w:rFonts w:hint="eastAsia"/>
          </w:rPr>
          <w:delText>P</w:delText>
        </w:r>
        <w:r w:rsidR="00E316AD" w:rsidDel="005518A5">
          <w:delText>earson correlation coefficient</w:delText>
        </w:r>
        <w:r w:rsidR="00E316AD" w:rsidDel="005518A5">
          <w:rPr>
            <w:rFonts w:hint="eastAsia"/>
          </w:rPr>
          <w:delText>를 분석한 결과 다음과 같았다.</w:delText>
        </w:r>
        <w:r w:rsidR="00E316AD" w:rsidDel="005518A5">
          <w:delText xml:space="preserve"> </w:delText>
        </w:r>
      </w:del>
    </w:p>
    <w:p w14:paraId="6A406876" w14:textId="626BC474" w:rsidR="00E316AD" w:rsidDel="005518A5" w:rsidRDefault="00E316AD" w:rsidP="00167FD2">
      <w:pPr>
        <w:jc w:val="center"/>
        <w:rPr>
          <w:del w:id="542" w:author="Kim DaeHan" w:date="2022-07-17T15:26:00Z"/>
        </w:rPr>
        <w:pPrChange w:id="543" w:author="Kim DaeHan" w:date="2022-07-24T22:54:00Z">
          <w:pPr/>
        </w:pPrChange>
      </w:pPr>
    </w:p>
    <w:p w14:paraId="385DF411" w14:textId="38F1C449" w:rsidR="006B7ACB" w:rsidDel="005518A5" w:rsidRDefault="006B7ACB" w:rsidP="00167FD2">
      <w:pPr>
        <w:jc w:val="center"/>
        <w:rPr>
          <w:del w:id="544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45" w:author="Kim DaeHan" w:date="2022-07-24T22:54:00Z">
          <w:pPr>
            <w:jc w:val="center"/>
          </w:pPr>
        </w:pPrChange>
      </w:pPr>
      <w:del w:id="546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&lt;</w:delText>
        </w:r>
        <w:r w:rsidRPr="006B7ACB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pearson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Del="005518A5">
          <w:delText xml:space="preserve">correlation coefficient of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L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CA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numerical 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data &gt;</w:delText>
        </w:r>
      </w:del>
    </w:p>
    <w:p w14:paraId="0FAEF715" w14:textId="28E12BCF" w:rsidR="00E316AD" w:rsidDel="005518A5" w:rsidRDefault="00452576" w:rsidP="00167FD2">
      <w:pPr>
        <w:ind w:left="200" w:hangingChars="100" w:hanging="200"/>
        <w:jc w:val="center"/>
        <w:rPr>
          <w:del w:id="547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48" w:author="Kim DaeHan" w:date="2022-07-24T22:54:00Z">
          <w:pPr>
            <w:ind w:left="200" w:hangingChars="100" w:hanging="200"/>
          </w:pPr>
        </w:pPrChange>
      </w:pPr>
      <w:del w:id="549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여기서 주목할 점</w:delText>
        </w:r>
        <w:r w:rsidR="006A019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으로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 T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OTAL_WORKER_POSITIONS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,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NEW_EMPLOYMENT, WORKERSITE_WORKERS</w:delText>
        </w:r>
        <w:r w:rsidR="006A019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가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서로 강한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양의 상관관계를 보였다.</w:delText>
        </w:r>
        <w:r w:rsidR="007C7D3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7C7D3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추출한 </w:delText>
        </w:r>
        <w:r w:rsidR="007C7D3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columns</w:delText>
        </w:r>
        <w:r w:rsidR="007C7D3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을</w:delText>
        </w:r>
        <w:r w:rsidR="007C7D3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7C7D3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d</w:delText>
        </w:r>
        <w:r w:rsidR="007C7D3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escription</w:delText>
        </w:r>
        <w:r w:rsidR="007C7D3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을 확인한 결과 </w:delText>
        </w:r>
        <w:r w:rsidR="007C7D3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모두 </w:delText>
        </w:r>
        <w:r w:rsidR="007C7D3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고용하는 w</w:delText>
        </w:r>
        <w:r w:rsidR="007C7D3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orker</w:delText>
        </w:r>
        <w:r w:rsidR="007C7D3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의 </w:delText>
        </w:r>
        <w:r w:rsidR="007C7D3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number</w:delText>
        </w:r>
        <w:r w:rsidR="007C7D3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와</w:delText>
        </w:r>
        <w:r w:rsidR="007C7D3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7C7D3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관련있는 내용이였다.</w:delText>
        </w:r>
      </w:del>
    </w:p>
    <w:p w14:paraId="47BF4A95" w14:textId="64943A7B" w:rsidR="006A0196" w:rsidDel="005518A5" w:rsidRDefault="006A0196" w:rsidP="00167FD2">
      <w:pPr>
        <w:jc w:val="center"/>
        <w:rPr>
          <w:del w:id="550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51" w:author="Kim DaeHan" w:date="2022-07-24T22:54:00Z">
          <w:pPr/>
        </w:pPrChange>
      </w:pPr>
      <w:del w:id="552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참고</w:delText>
        </w:r>
      </w:del>
    </w:p>
    <w:p w14:paraId="20B83CD8" w14:textId="61374D35" w:rsidR="003308FF" w:rsidDel="005518A5" w:rsidRDefault="003308FF" w:rsidP="00167FD2">
      <w:pPr>
        <w:jc w:val="center"/>
        <w:rPr>
          <w:del w:id="553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54" w:author="Kim DaeHan" w:date="2022-07-24T22:54:00Z">
          <w:pPr/>
        </w:pPrChange>
      </w:pPr>
      <w:del w:id="555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T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OTAL_WORKER_POSITIONS : </w:delText>
        </w:r>
        <w:r w:rsidDel="005518A5">
          <w:delText>Total number of foreign workers requested by the Employer.</w:delText>
        </w:r>
      </w:del>
    </w:p>
    <w:p w14:paraId="278F0916" w14:textId="04888E40" w:rsidR="003308FF" w:rsidDel="005518A5" w:rsidRDefault="003308FF" w:rsidP="00167FD2">
      <w:pPr>
        <w:jc w:val="center"/>
        <w:rPr>
          <w:del w:id="556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57" w:author="Kim DaeHan" w:date="2022-07-24T22:54:00Z">
          <w:pPr/>
        </w:pPrChange>
      </w:pPr>
      <w:del w:id="558" w:author="Kim DaeHan" w:date="2022-07-17T15:26:00Z"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NEW_EMPLOYMENT : </w:delText>
        </w:r>
        <w:r w:rsidDel="005518A5">
          <w:delText>Indicates requested worker(s) will begin employment for new employer, as defined by USCIS.</w:delText>
        </w:r>
      </w:del>
    </w:p>
    <w:p w14:paraId="4EB359B8" w14:textId="5D3C7872" w:rsidR="00E316AD" w:rsidDel="005518A5" w:rsidRDefault="003308FF" w:rsidP="00167FD2">
      <w:pPr>
        <w:jc w:val="center"/>
        <w:rPr>
          <w:del w:id="559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60" w:author="Kim DaeHan" w:date="2022-07-24T22:54:00Z">
          <w:pPr/>
        </w:pPrChange>
      </w:pPr>
      <w:del w:id="561" w:author="Kim DaeHan" w:date="2022-07-17T15:26:00Z"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WORKERSITE_WORKERS : </w:delText>
        </w:r>
        <w:r w:rsidDel="005518A5">
          <w:delText>Number of workers placed at the First Worksite location</w:delText>
        </w:r>
      </w:del>
    </w:p>
    <w:p w14:paraId="72D780D3" w14:textId="73E5A658" w:rsidR="003308FF" w:rsidDel="005518A5" w:rsidRDefault="003308FF" w:rsidP="00167FD2">
      <w:pPr>
        <w:jc w:val="center"/>
        <w:rPr>
          <w:del w:id="562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63" w:author="Kim DaeHan" w:date="2022-07-24T22:54:00Z">
          <w:pPr/>
        </w:pPrChange>
      </w:pPr>
    </w:p>
    <w:p w14:paraId="081C1FE8" w14:textId="3C8B649C" w:rsidR="006B7ACB" w:rsidDel="005518A5" w:rsidRDefault="006B7ACB" w:rsidP="00167FD2">
      <w:pPr>
        <w:widowControl/>
        <w:wordWrap/>
        <w:autoSpaceDE/>
        <w:autoSpaceDN/>
        <w:jc w:val="center"/>
        <w:rPr>
          <w:del w:id="564" w:author="Kim DaeHan" w:date="2022-07-17T15:26:00Z"/>
          <w:rFonts w:eastAsiaTheme="minorHAnsi"/>
          <w:b/>
          <w:bCs/>
          <w:color w:val="222222"/>
          <w:szCs w:val="20"/>
          <w:shd w:val="clear" w:color="auto" w:fill="FFFFFF"/>
        </w:rPr>
        <w:pPrChange w:id="565" w:author="Kim DaeHan" w:date="2022-07-24T22:54:00Z">
          <w:pPr>
            <w:widowControl/>
            <w:wordWrap/>
            <w:autoSpaceDE/>
            <w:autoSpaceDN/>
          </w:pPr>
        </w:pPrChange>
      </w:pPr>
      <w:del w:id="566" w:author="Kim DaeHan" w:date="2022-07-17T15:26:00Z">
        <w:r w:rsidDel="005518A5">
          <w:rPr>
            <w:rFonts w:eastAsiaTheme="minorHAnsi"/>
            <w:b/>
            <w:bCs/>
            <w:color w:val="222222"/>
            <w:szCs w:val="20"/>
            <w:shd w:val="clear" w:color="auto" w:fill="FFFFFF"/>
          </w:rPr>
          <w:br w:type="page"/>
        </w:r>
      </w:del>
    </w:p>
    <w:p w14:paraId="0709D554" w14:textId="2078BE01" w:rsidR="00E04E49" w:rsidDel="005518A5" w:rsidRDefault="00832481" w:rsidP="00167FD2">
      <w:pPr>
        <w:widowControl/>
        <w:shd w:val="clear" w:color="auto" w:fill="FFFFFF"/>
        <w:wordWrap/>
        <w:autoSpaceDE/>
        <w:spacing w:after="0" w:line="240" w:lineRule="auto"/>
        <w:jc w:val="center"/>
        <w:rPr>
          <w:del w:id="567" w:author="Kim DaeHan" w:date="2022-07-17T15:26:00Z"/>
          <w:rFonts w:eastAsiaTheme="minorHAnsi"/>
          <w:color w:val="222222"/>
          <w:szCs w:val="20"/>
          <w:shd w:val="clear" w:color="auto" w:fill="FFFFFF"/>
        </w:rPr>
        <w:pPrChange w:id="568" w:author="Kim DaeHan" w:date="2022-07-24T22:54:00Z">
          <w:pPr>
            <w:widowControl/>
            <w:shd w:val="clear" w:color="auto" w:fill="FFFFFF"/>
            <w:wordWrap/>
            <w:autoSpaceDE/>
            <w:spacing w:after="0" w:line="240" w:lineRule="auto"/>
            <w:jc w:val="left"/>
          </w:pPr>
        </w:pPrChange>
      </w:pPr>
      <w:del w:id="569" w:author="Kim DaeHan" w:date="2022-07-17T15:26:00Z">
        <w:r w:rsidRPr="00E04E49" w:rsidDel="005518A5">
          <w:rPr>
            <w:rFonts w:eastAsiaTheme="minorHAnsi" w:hint="eastAsia"/>
            <w:b/>
            <w:bCs/>
            <w:color w:val="222222"/>
            <w:szCs w:val="20"/>
            <w:shd w:val="clear" w:color="auto" w:fill="FFFFFF"/>
          </w:rPr>
          <w:delText>P</w:delText>
        </w:r>
        <w:r w:rsidRPr="00E04E49" w:rsidDel="005518A5">
          <w:rPr>
            <w:rFonts w:eastAsiaTheme="minorHAnsi"/>
            <w:b/>
            <w:bCs/>
            <w:color w:val="222222"/>
            <w:szCs w:val="20"/>
            <w:shd w:val="clear" w:color="auto" w:fill="FFFFFF"/>
          </w:rPr>
          <w:delText>W</w:delText>
        </w:r>
        <w:r w:rsidDel="005518A5">
          <w:rPr>
            <w:rFonts w:eastAsiaTheme="minorHAnsi"/>
            <w:color w:val="222222"/>
            <w:szCs w:val="20"/>
            <w:shd w:val="clear" w:color="auto" w:fill="FFFFFF"/>
          </w:rPr>
          <w:delText>(</w:delText>
        </w:r>
        <w:r w:rsidRPr="00832481" w:rsidDel="005518A5">
          <w:rPr>
            <w:rFonts w:eastAsiaTheme="minorHAnsi" w:hint="eastAsia"/>
            <w:b/>
            <w:bCs/>
            <w:color w:val="222222"/>
            <w:szCs w:val="20"/>
            <w:shd w:val="clear" w:color="auto" w:fill="FFFFFF"/>
          </w:rPr>
          <w:delText>Prevailing Wage</w:delText>
        </w:r>
        <w:r w:rsidRPr="00832481" w:rsidDel="005518A5">
          <w:rPr>
            <w:rFonts w:eastAsiaTheme="minorHAnsi" w:hint="eastAsia"/>
            <w:color w:val="222222"/>
            <w:szCs w:val="20"/>
            <w:shd w:val="clear" w:color="auto" w:fill="FFFFFF"/>
          </w:rPr>
          <w:delText>)</w:delText>
        </w:r>
        <w:r w:rsidR="0021568C" w:rsidDel="005518A5">
          <w:rPr>
            <w:rFonts w:eastAsiaTheme="minorHAnsi"/>
            <w:color w:val="222222"/>
            <w:szCs w:val="20"/>
            <w:shd w:val="clear" w:color="auto" w:fill="FFFFFF"/>
          </w:rPr>
          <w:delText xml:space="preserve"> </w:delText>
        </w:r>
        <w:r w:rsidR="0021568C" w:rsidRPr="0021568C" w:rsidDel="005518A5">
          <w:rPr>
            <w:rFonts w:eastAsiaTheme="minorHAnsi" w:hint="eastAsia"/>
            <w:b/>
            <w:bCs/>
            <w:kern w:val="0"/>
            <w:szCs w:val="20"/>
          </w:rPr>
          <w:delText>E</w:delText>
        </w:r>
        <w:r w:rsidR="0021568C" w:rsidRPr="0021568C" w:rsidDel="005518A5">
          <w:rPr>
            <w:rFonts w:eastAsiaTheme="minorHAnsi"/>
            <w:b/>
            <w:bCs/>
            <w:kern w:val="0"/>
            <w:szCs w:val="20"/>
          </w:rPr>
          <w:delText>DA</w:delText>
        </w:r>
        <w:r w:rsidR="0021568C" w:rsidDel="005518A5">
          <w:rPr>
            <w:rFonts w:eastAsiaTheme="minorHAnsi" w:hint="eastAsia"/>
            <w:color w:val="222222"/>
            <w:szCs w:val="20"/>
            <w:shd w:val="clear" w:color="auto" w:fill="FFFFFF"/>
          </w:rPr>
          <w:delText xml:space="preserve"> </w:delText>
        </w:r>
      </w:del>
    </w:p>
    <w:p w14:paraId="4BBA474E" w14:textId="78D8EE08" w:rsidR="006B7ACB" w:rsidDel="005518A5" w:rsidRDefault="004F4CE1" w:rsidP="00167FD2">
      <w:pPr>
        <w:widowControl/>
        <w:shd w:val="clear" w:color="auto" w:fill="FFFFFF"/>
        <w:wordWrap/>
        <w:autoSpaceDE/>
        <w:spacing w:after="0" w:line="240" w:lineRule="auto"/>
        <w:jc w:val="center"/>
        <w:rPr>
          <w:del w:id="570" w:author="Kim DaeHan" w:date="2022-07-17T15:26:00Z"/>
          <w:rFonts w:eastAsiaTheme="minorHAnsi"/>
          <w:color w:val="222222"/>
          <w:szCs w:val="20"/>
          <w:shd w:val="clear" w:color="auto" w:fill="FFFFFF"/>
        </w:rPr>
        <w:pPrChange w:id="571" w:author="Kim DaeHan" w:date="2022-07-24T22:54:00Z">
          <w:pPr>
            <w:widowControl/>
            <w:shd w:val="clear" w:color="auto" w:fill="FFFFFF"/>
            <w:wordWrap/>
            <w:autoSpaceDE/>
            <w:spacing w:after="0" w:line="240" w:lineRule="auto"/>
            <w:jc w:val="center"/>
          </w:pPr>
        </w:pPrChange>
      </w:pPr>
      <w:del w:id="572" w:author="Kim DaeHan" w:date="2022-07-17T15:26:00Z">
        <w:r w:rsidDel="005518A5">
          <w:rPr>
            <w:noProof/>
          </w:rPr>
          <w:drawing>
            <wp:inline distT="0" distB="0" distL="0" distR="0" wp14:anchorId="18E3D77D" wp14:editId="20162BFF">
              <wp:extent cx="3710940" cy="1936785"/>
              <wp:effectExtent l="0" t="0" r="3810" b="6350"/>
              <wp:docPr id="8" name="그림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18436" cy="19406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2ABCE1D" w14:textId="6ACF64B3" w:rsidR="006B7ACB" w:rsidDel="005518A5" w:rsidRDefault="006B7ACB" w:rsidP="00167FD2">
      <w:pPr>
        <w:jc w:val="center"/>
        <w:rPr>
          <w:del w:id="573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74" w:author="Kim DaeHan" w:date="2022-07-24T22:54:00Z">
          <w:pPr>
            <w:jc w:val="center"/>
          </w:pPr>
        </w:pPrChange>
      </w:pPr>
      <w:del w:id="575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&lt;P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W data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에서 선별한 numerical 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data&gt;</w:delText>
        </w:r>
      </w:del>
    </w:p>
    <w:p w14:paraId="240F0B86" w14:textId="0FF3809C" w:rsidR="006B7ACB" w:rsidDel="005518A5" w:rsidRDefault="006B7ACB" w:rsidP="00167FD2">
      <w:pPr>
        <w:jc w:val="center"/>
        <w:rPr>
          <w:del w:id="576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77" w:author="Kim DaeHan" w:date="2022-07-24T22:54:00Z">
          <w:pPr/>
        </w:pPrChange>
      </w:pPr>
      <w:del w:id="578" w:author="Kim DaeHan" w:date="2022-07-17T15:26:00Z"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PW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의 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numerical data type를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추출해 본 결과 </w:delText>
        </w:r>
        <w:r w:rsidR="00F35CCD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위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와 같이 총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4F4CE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6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개의 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column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을 추출할 수 있었다.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(</w:delText>
        </w:r>
        <w:r w:rsidR="006A019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이중 </w:delText>
        </w:r>
        <w:r w:rsidR="006A019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c</w:delText>
        </w:r>
        <w:r w:rsidR="006A019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olumn</w:delText>
        </w:r>
        <w:r w:rsidR="006A019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만 존재하고 </w:delText>
        </w:r>
        <w:r w:rsidR="006A019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data</w:delText>
        </w:r>
        <w:r w:rsidR="006A019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만 존재하는</w:delText>
        </w:r>
        <w:r w:rsidR="006A0196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PRIMARY_WORKSITE_COUNTRY</w:delText>
        </w:r>
        <w:r w:rsidR="006A0196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는 표에서 제외했다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.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)</w:delText>
        </w:r>
      </w:del>
    </w:p>
    <w:p w14:paraId="72196104" w14:textId="077F2DEE" w:rsidR="006B7ACB" w:rsidRPr="006A0196" w:rsidDel="005518A5" w:rsidRDefault="006B7ACB" w:rsidP="00167FD2">
      <w:pPr>
        <w:jc w:val="center"/>
        <w:rPr>
          <w:del w:id="579" w:author="Kim DaeHan" w:date="2022-07-17T15:26:00Z"/>
        </w:rPr>
        <w:pPrChange w:id="580" w:author="Kim DaeHan" w:date="2022-07-24T22:54:00Z">
          <w:pPr/>
        </w:pPrChange>
      </w:pPr>
      <w:del w:id="581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이를 기반으로 </w:delText>
        </w:r>
        <w:r w:rsidDel="005518A5">
          <w:rPr>
            <w:rFonts w:hint="eastAsia"/>
          </w:rPr>
          <w:delText>P</w:delText>
        </w:r>
        <w:r w:rsidDel="005518A5">
          <w:delText>earson correlation coefficient</w:delText>
        </w:r>
        <w:r w:rsidDel="005518A5">
          <w:rPr>
            <w:rFonts w:hint="eastAsia"/>
          </w:rPr>
          <w:delText>를 분석한 결과 다음과 같았다.</w:delText>
        </w:r>
        <w:r w:rsidDel="005518A5">
          <w:delText xml:space="preserve"> </w:delText>
        </w:r>
      </w:del>
    </w:p>
    <w:p w14:paraId="0F510C8E" w14:textId="3511C7A6" w:rsidR="006B7ACB" w:rsidDel="005518A5" w:rsidRDefault="006B7ACB" w:rsidP="00167FD2">
      <w:pPr>
        <w:widowControl/>
        <w:shd w:val="clear" w:color="auto" w:fill="FFFFFF"/>
        <w:wordWrap/>
        <w:autoSpaceDE/>
        <w:spacing w:after="0" w:line="240" w:lineRule="auto"/>
        <w:jc w:val="center"/>
        <w:rPr>
          <w:del w:id="582" w:author="Kim DaeHan" w:date="2022-07-17T15:26:00Z"/>
          <w:rFonts w:eastAsiaTheme="minorHAnsi"/>
          <w:color w:val="222222"/>
          <w:szCs w:val="20"/>
          <w:shd w:val="clear" w:color="auto" w:fill="FFFFFF"/>
        </w:rPr>
        <w:pPrChange w:id="583" w:author="Kim DaeHan" w:date="2022-07-24T22:54:00Z">
          <w:pPr>
            <w:widowControl/>
            <w:shd w:val="clear" w:color="auto" w:fill="FFFFFF"/>
            <w:wordWrap/>
            <w:autoSpaceDE/>
            <w:spacing w:after="0" w:line="240" w:lineRule="auto"/>
            <w:jc w:val="left"/>
          </w:pPr>
        </w:pPrChange>
      </w:pPr>
    </w:p>
    <w:p w14:paraId="704DB218" w14:textId="45CD6B63" w:rsidR="00DE5181" w:rsidDel="005518A5" w:rsidRDefault="00832481" w:rsidP="00167FD2">
      <w:pPr>
        <w:jc w:val="center"/>
        <w:rPr>
          <w:del w:id="584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85" w:author="Kim DaeHan" w:date="2022-07-24T22:54:00Z">
          <w:pPr>
            <w:jc w:val="center"/>
          </w:pPr>
        </w:pPrChange>
      </w:pPr>
      <w:del w:id="586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DE518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&lt;</w:delText>
        </w:r>
        <w:r w:rsidR="00DE5181" w:rsidRPr="006B7ACB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pearson</w:delText>
        </w:r>
        <w:r w:rsidR="00DE518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DE5181" w:rsidDel="005518A5">
          <w:delText xml:space="preserve">correlation coefficient of </w:delText>
        </w:r>
        <w:r w:rsidR="00DE518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P</w:delText>
        </w:r>
        <w:r w:rsidR="00DE518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W </w:delText>
        </w:r>
        <w:r w:rsidR="00DE518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numerical </w:delText>
        </w:r>
        <w:r w:rsidR="00DE518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data &gt;</w:delText>
        </w:r>
      </w:del>
    </w:p>
    <w:p w14:paraId="61111B80" w14:textId="749D7D91" w:rsidR="00832481" w:rsidRPr="00DE5181" w:rsidDel="005518A5" w:rsidRDefault="00832481" w:rsidP="00167FD2">
      <w:pPr>
        <w:widowControl/>
        <w:shd w:val="clear" w:color="auto" w:fill="FFFFFF"/>
        <w:wordWrap/>
        <w:autoSpaceDE/>
        <w:spacing w:after="0" w:line="240" w:lineRule="auto"/>
        <w:jc w:val="center"/>
        <w:rPr>
          <w:del w:id="587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88" w:author="Kim DaeHan" w:date="2022-07-24T22:54:00Z">
          <w:pPr>
            <w:widowControl/>
            <w:shd w:val="clear" w:color="auto" w:fill="FFFFFF"/>
            <w:wordWrap/>
            <w:autoSpaceDE/>
            <w:spacing w:after="0" w:line="240" w:lineRule="auto"/>
            <w:jc w:val="left"/>
          </w:pPr>
        </w:pPrChange>
      </w:pPr>
    </w:p>
    <w:p w14:paraId="45919E8F" w14:textId="0B7680D2" w:rsidR="006A0196" w:rsidDel="005518A5" w:rsidRDefault="006A0196" w:rsidP="00167FD2">
      <w:pPr>
        <w:ind w:left="200" w:hangingChars="100" w:hanging="200"/>
        <w:jc w:val="center"/>
        <w:rPr>
          <w:del w:id="589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90" w:author="Kim DaeHan" w:date="2022-07-24T22:54:00Z">
          <w:pPr>
            <w:ind w:left="200" w:hangingChars="100" w:hanging="200"/>
          </w:pPr>
        </w:pPrChange>
      </w:pPr>
      <w:del w:id="591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여기서 주목할 </w:delText>
        </w:r>
        <w:r w:rsidR="008170F3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점으로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A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LT_TRAINING_MONTHS</w:delText>
        </w:r>
        <w:r w:rsidR="008170F3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와 </w:delText>
        </w:r>
        <w:r w:rsidR="008170F3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REQUIERD_TRAINING_MONTHS</w:delText>
        </w:r>
        <w:r w:rsidR="008170F3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가</w:delText>
        </w:r>
        <w:r w:rsidR="008170F3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8170F3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강한 양의 상관관계를 보였다.</w:delText>
        </w:r>
        <w:r w:rsidR="00A81D6F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A81D6F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두 </w:delText>
        </w:r>
        <w:r w:rsidR="00A81D6F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columns </w:delText>
        </w:r>
        <w:r w:rsidR="00A81D6F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모두 수습기간을 나타내는 정보로</w:delText>
        </w:r>
        <w:r w:rsidR="00A81D6F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A81D6F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양의</w:delText>
        </w:r>
        <w:r w:rsidR="00A81D6F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A81D6F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상관관계를 가지는 것을</w:delText>
        </w:r>
        <w:r w:rsidR="00A81D6F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A81D6F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이해할 수 있다.</w:delText>
        </w:r>
      </w:del>
    </w:p>
    <w:p w14:paraId="7E7CA1A5" w14:textId="066A0123" w:rsidR="006A0196" w:rsidDel="005518A5" w:rsidRDefault="006A0196" w:rsidP="00167FD2">
      <w:pPr>
        <w:jc w:val="center"/>
        <w:rPr>
          <w:del w:id="592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93" w:author="Kim DaeHan" w:date="2022-07-24T22:54:00Z">
          <w:pPr/>
        </w:pPrChange>
      </w:pPr>
      <w:del w:id="594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참고</w:delText>
        </w:r>
      </w:del>
    </w:p>
    <w:p w14:paraId="35C13220" w14:textId="74FC9FFE" w:rsidR="008170F3" w:rsidDel="005518A5" w:rsidRDefault="008170F3" w:rsidP="00167FD2">
      <w:pPr>
        <w:jc w:val="center"/>
        <w:rPr>
          <w:del w:id="595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596" w:author="Kim DaeHan" w:date="2022-07-24T22:54:00Z">
          <w:pPr/>
        </w:pPrChange>
      </w:pPr>
      <w:del w:id="597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A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LT_TRAINING_MONTHS : </w:delText>
        </w:r>
        <w:r w:rsidDel="005518A5">
          <w:delText>If alternative training is accepted for the job opportunity, the number of months training required.</w:delText>
        </w:r>
      </w:del>
    </w:p>
    <w:p w14:paraId="69FF2808" w14:textId="2C196152" w:rsidR="006A0196" w:rsidRPr="006A0196" w:rsidDel="005518A5" w:rsidRDefault="008170F3" w:rsidP="00167FD2">
      <w:pPr>
        <w:jc w:val="center"/>
        <w:rPr>
          <w:del w:id="598" w:author="Kim DaeHan" w:date="2022-07-17T15:26:00Z"/>
          <w:rFonts w:eastAsiaTheme="minorHAnsi"/>
          <w:b/>
          <w:bCs/>
          <w:color w:val="222222"/>
          <w:szCs w:val="20"/>
          <w:shd w:val="clear" w:color="auto" w:fill="FFFFFF"/>
        </w:rPr>
        <w:pPrChange w:id="599" w:author="Kim DaeHan" w:date="2022-07-24T22:54:00Z">
          <w:pPr/>
        </w:pPrChange>
      </w:pPr>
      <w:del w:id="600" w:author="Kim DaeHan" w:date="2022-07-17T15:26:00Z"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REQUIERD_TRAINING_MONTHS : </w:delText>
        </w:r>
        <w:r w:rsidR="00CF553A" w:rsidDel="005518A5">
          <w:delText>The number of months of training required for the job opportunity, if applicable.</w:delText>
        </w:r>
      </w:del>
    </w:p>
    <w:p w14:paraId="78E13E6C" w14:textId="64B740B5" w:rsidR="006A0196" w:rsidDel="005518A5" w:rsidRDefault="006A0196" w:rsidP="00167FD2">
      <w:pPr>
        <w:jc w:val="center"/>
        <w:rPr>
          <w:del w:id="601" w:author="Kim DaeHan" w:date="2022-07-17T15:26:00Z"/>
          <w:rFonts w:eastAsiaTheme="minorHAnsi"/>
          <w:b/>
          <w:bCs/>
          <w:color w:val="222222"/>
          <w:szCs w:val="20"/>
          <w:shd w:val="clear" w:color="auto" w:fill="FFFFFF"/>
        </w:rPr>
        <w:pPrChange w:id="602" w:author="Kim DaeHan" w:date="2022-07-24T22:54:00Z">
          <w:pPr/>
        </w:pPrChange>
      </w:pPr>
    </w:p>
    <w:p w14:paraId="50461FCD" w14:textId="5A594FE9" w:rsidR="00F35CCD" w:rsidRPr="00F35CCD" w:rsidDel="005518A5" w:rsidRDefault="00832481" w:rsidP="00167FD2">
      <w:pPr>
        <w:jc w:val="center"/>
        <w:rPr>
          <w:del w:id="603" w:author="Kim DaeHan" w:date="2022-07-17T15:26:00Z"/>
          <w:rFonts w:eastAsiaTheme="minorHAnsi" w:cs="Helvetica"/>
          <w:color w:val="1B1B1B"/>
          <w:kern w:val="0"/>
          <w:sz w:val="21"/>
          <w:szCs w:val="21"/>
        </w:rPr>
        <w:pPrChange w:id="604" w:author="Kim DaeHan" w:date="2022-07-24T22:54:00Z">
          <w:pPr/>
        </w:pPrChange>
      </w:pPr>
      <w:del w:id="605" w:author="Kim DaeHan" w:date="2022-07-17T15:26:00Z">
        <w:r w:rsidRPr="00832481" w:rsidDel="005518A5">
          <w:rPr>
            <w:rFonts w:eastAsiaTheme="minorHAnsi" w:hint="eastAsia"/>
            <w:b/>
            <w:bCs/>
            <w:color w:val="222222"/>
            <w:szCs w:val="20"/>
            <w:shd w:val="clear" w:color="auto" w:fill="FFFFFF"/>
          </w:rPr>
          <w:delText xml:space="preserve">PERM </w:delText>
        </w:r>
        <w:r w:rsidR="0021568C" w:rsidRPr="0021568C" w:rsidDel="005518A5">
          <w:rPr>
            <w:rFonts w:eastAsiaTheme="minorHAnsi" w:hint="eastAsia"/>
            <w:b/>
            <w:bCs/>
            <w:kern w:val="0"/>
            <w:szCs w:val="20"/>
          </w:rPr>
          <w:delText>E</w:delText>
        </w:r>
        <w:r w:rsidR="0021568C" w:rsidRPr="0021568C" w:rsidDel="005518A5">
          <w:rPr>
            <w:rFonts w:eastAsiaTheme="minorHAnsi"/>
            <w:b/>
            <w:bCs/>
            <w:kern w:val="0"/>
            <w:szCs w:val="20"/>
          </w:rPr>
          <w:delText>DA</w:delText>
        </w:r>
        <w:r w:rsidR="0021568C" w:rsidRPr="00064244" w:rsidDel="005518A5">
          <w:rPr>
            <w:rFonts w:eastAsiaTheme="minorHAnsi" w:cs="Helvetica" w:hint="eastAsia"/>
            <w:color w:val="1B1B1B"/>
            <w:kern w:val="0"/>
            <w:sz w:val="21"/>
            <w:szCs w:val="21"/>
          </w:rPr>
          <w:delText xml:space="preserve"> </w:delText>
        </w:r>
      </w:del>
    </w:p>
    <w:p w14:paraId="0053396D" w14:textId="015BDC78" w:rsidR="002A3426" w:rsidDel="005518A5" w:rsidRDefault="004F4CE1" w:rsidP="00167FD2">
      <w:pPr>
        <w:spacing w:after="0"/>
        <w:jc w:val="center"/>
        <w:rPr>
          <w:del w:id="606" w:author="Kim DaeHan" w:date="2022-07-17T15:26:00Z"/>
          <w:szCs w:val="20"/>
        </w:rPr>
        <w:pPrChange w:id="607" w:author="Kim DaeHan" w:date="2022-07-24T22:54:00Z">
          <w:pPr>
            <w:spacing w:after="0"/>
            <w:jc w:val="center"/>
          </w:pPr>
        </w:pPrChange>
      </w:pPr>
      <w:del w:id="608" w:author="Kim DaeHan" w:date="2022-07-17T15:26:00Z">
        <w:r w:rsidDel="005518A5">
          <w:rPr>
            <w:noProof/>
          </w:rPr>
          <w:drawing>
            <wp:inline distT="0" distB="0" distL="0" distR="0" wp14:anchorId="466A4A30" wp14:editId="248FEBCD">
              <wp:extent cx="3573780" cy="1904176"/>
              <wp:effectExtent l="0" t="0" r="7620" b="1270"/>
              <wp:docPr id="9" name="그림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79464" cy="1907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8903C54" w14:textId="29F96833" w:rsidR="00F35CCD" w:rsidDel="005518A5" w:rsidRDefault="00F35CCD" w:rsidP="00167FD2">
      <w:pPr>
        <w:jc w:val="center"/>
        <w:rPr>
          <w:del w:id="609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610" w:author="Kim DaeHan" w:date="2022-07-24T22:54:00Z">
          <w:pPr>
            <w:jc w:val="center"/>
          </w:pPr>
        </w:pPrChange>
      </w:pPr>
      <w:del w:id="611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&lt;PE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RM data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에서 선별한 numerical 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data&gt;</w:delText>
        </w:r>
      </w:del>
    </w:p>
    <w:p w14:paraId="70672AF8" w14:textId="3E135F45" w:rsidR="00F35CCD" w:rsidDel="005518A5" w:rsidRDefault="00F35CCD" w:rsidP="00167FD2">
      <w:pPr>
        <w:jc w:val="center"/>
        <w:rPr>
          <w:del w:id="612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613" w:author="Kim DaeHan" w:date="2022-07-24T22:54:00Z">
          <w:pPr/>
        </w:pPrChange>
      </w:pPr>
      <w:del w:id="614" w:author="Kim DaeHan" w:date="2022-07-17T15:26:00Z"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P</w:delText>
        </w:r>
        <w:r w:rsidR="00DE518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E</w:delText>
        </w:r>
        <w:r w:rsidR="00DE518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RM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의 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numerical data type를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추출해 본 결과 위와 같이 총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4F4CE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7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개의 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column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을 추출할 수 있었다.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(이중 </w:delText>
        </w:r>
        <w:r w:rsidR="00DE518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phone </w:delText>
        </w:r>
        <w:r w:rsidR="00DE518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number</w:delText>
        </w:r>
        <w:r w:rsidR="00DE518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에 관한 내용은 </w:delText>
        </w:r>
        <w:r w:rsidR="00DE518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LCA</w:delText>
        </w:r>
        <w:r w:rsidR="00DE5181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와 같은 이유로</w:delText>
        </w:r>
        <w:r w:rsidR="00DE5181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표에서 제외했다.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)</w:delText>
        </w:r>
      </w:del>
    </w:p>
    <w:p w14:paraId="40E85EBC" w14:textId="76889229" w:rsidR="00F35CCD" w:rsidRPr="006A0196" w:rsidDel="005518A5" w:rsidRDefault="00F35CCD" w:rsidP="00167FD2">
      <w:pPr>
        <w:jc w:val="center"/>
        <w:rPr>
          <w:del w:id="615" w:author="Kim DaeHan" w:date="2022-07-17T15:26:00Z"/>
        </w:rPr>
        <w:pPrChange w:id="616" w:author="Kim DaeHan" w:date="2022-07-24T22:54:00Z">
          <w:pPr/>
        </w:pPrChange>
      </w:pPr>
      <w:del w:id="617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이를 기반으로 </w:delText>
        </w:r>
        <w:r w:rsidDel="005518A5">
          <w:rPr>
            <w:rFonts w:hint="eastAsia"/>
          </w:rPr>
          <w:delText>P</w:delText>
        </w:r>
        <w:r w:rsidDel="005518A5">
          <w:delText>earson correlation coefficient</w:delText>
        </w:r>
        <w:r w:rsidDel="005518A5">
          <w:rPr>
            <w:rFonts w:hint="eastAsia"/>
          </w:rPr>
          <w:delText>를 분석한 결과 다음과 같았다.</w:delText>
        </w:r>
        <w:r w:rsidDel="005518A5">
          <w:delText xml:space="preserve"> </w:delText>
        </w:r>
      </w:del>
    </w:p>
    <w:p w14:paraId="762585F0" w14:textId="705C261A" w:rsidR="00F35CCD" w:rsidDel="005518A5" w:rsidRDefault="00F35CCD" w:rsidP="00167FD2">
      <w:pPr>
        <w:spacing w:after="0"/>
        <w:jc w:val="center"/>
        <w:rPr>
          <w:del w:id="618" w:author="Kim DaeHan" w:date="2022-07-17T15:26:00Z"/>
          <w:szCs w:val="20"/>
        </w:rPr>
        <w:pPrChange w:id="619" w:author="Kim DaeHan" w:date="2022-07-24T22:54:00Z">
          <w:pPr>
            <w:spacing w:after="0"/>
            <w:jc w:val="center"/>
          </w:pPr>
        </w:pPrChange>
      </w:pPr>
    </w:p>
    <w:p w14:paraId="33C1F595" w14:textId="4BF0BCEC" w:rsidR="00DE5181" w:rsidDel="005518A5" w:rsidRDefault="00DE5181" w:rsidP="00167FD2">
      <w:pPr>
        <w:jc w:val="center"/>
        <w:rPr>
          <w:del w:id="620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621" w:author="Kim DaeHan" w:date="2022-07-24T22:54:00Z">
          <w:pPr>
            <w:jc w:val="center"/>
          </w:pPr>
        </w:pPrChange>
      </w:pPr>
      <w:del w:id="622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&lt;</w:delText>
        </w:r>
        <w:r w:rsidRPr="006B7ACB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pearson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Del="005518A5">
          <w:delText xml:space="preserve">correlation coefficient of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P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ERM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numerical 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data &gt;</w:delText>
        </w:r>
      </w:del>
    </w:p>
    <w:p w14:paraId="1A52FE54" w14:textId="7498113B" w:rsidR="00DE5181" w:rsidDel="005518A5" w:rsidRDefault="00DE5181" w:rsidP="00167FD2">
      <w:pPr>
        <w:ind w:left="200" w:hangingChars="100" w:hanging="200"/>
        <w:jc w:val="center"/>
        <w:rPr>
          <w:del w:id="623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624" w:author="Kim DaeHan" w:date="2022-07-24T22:54:00Z">
          <w:pPr>
            <w:ind w:left="200" w:hangingChars="100" w:hanging="200"/>
          </w:pPr>
        </w:pPrChange>
      </w:pPr>
      <w:del w:id="625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여기서 주목할 점으로 A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CCEPT_ALT_OCCUPATION_MONTHS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와 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REQUIERD_EXPERIENCE_MONTHS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가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매우 강한 양의 상관관계를 보였다.</w:delText>
        </w:r>
        <w:r w:rsidR="00A81D6F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  <w:r w:rsidR="00A81D6F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두 </w:delText>
        </w:r>
        <w:r w:rsidR="00A81D6F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column</w:delText>
        </w:r>
        <w:r w:rsidR="00A81D6F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 xml:space="preserve"> 모두 e</w:delText>
        </w:r>
        <w:r w:rsidR="00A81D6F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>xperiece</w:delText>
        </w:r>
        <w:r w:rsidR="00A81D6F"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에 대한 정보로 양의 상관관계를 가지는 것을 이해할 수 있었다.</w:delText>
        </w:r>
        <w:r w:rsidR="00A81D6F"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 </w:delText>
        </w:r>
      </w:del>
    </w:p>
    <w:p w14:paraId="7CF3954F" w14:textId="2E4FBA35" w:rsidR="00DE5181" w:rsidDel="005518A5" w:rsidRDefault="00DE5181" w:rsidP="00167FD2">
      <w:pPr>
        <w:jc w:val="center"/>
        <w:rPr>
          <w:del w:id="626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627" w:author="Kim DaeHan" w:date="2022-07-24T22:54:00Z">
          <w:pPr/>
        </w:pPrChange>
      </w:pPr>
      <w:del w:id="628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참고</w:delText>
        </w:r>
      </w:del>
    </w:p>
    <w:p w14:paraId="332C5466" w14:textId="556D3D6C" w:rsidR="00A81D6F" w:rsidRPr="00A81D6F" w:rsidDel="005518A5" w:rsidRDefault="00A81D6F" w:rsidP="00167FD2">
      <w:pPr>
        <w:jc w:val="center"/>
        <w:rPr>
          <w:del w:id="629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630" w:author="Kim DaeHan" w:date="2022-07-24T22:54:00Z">
          <w:pPr/>
        </w:pPrChange>
      </w:pPr>
      <w:del w:id="631" w:author="Kim DaeHan" w:date="2022-07-17T15:26:00Z"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A</w:delText>
        </w:r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CCEPT_ALT_OCCUPATION_MONTHS : </w:delText>
        </w:r>
        <w:r w:rsidDel="005518A5">
          <w:rPr>
            <w:rFonts w:eastAsiaTheme="minorHAnsi" w:cs="Heebo" w:hint="eastAsia"/>
            <w:color w:val="2A2A2A"/>
            <w:kern w:val="0"/>
            <w:szCs w:val="20"/>
            <w:shd w:val="clear" w:color="auto" w:fill="FFFFFF"/>
          </w:rPr>
          <w:delText>T</w:delText>
        </w:r>
        <w:r w:rsidDel="005518A5">
          <w:delText>he number of months of experience in the alternate occupation</w:delText>
        </w:r>
      </w:del>
    </w:p>
    <w:p w14:paraId="51C0BFD5" w14:textId="2060B9B1" w:rsidR="00A81D6F" w:rsidDel="005518A5" w:rsidRDefault="00A81D6F" w:rsidP="00167FD2">
      <w:pPr>
        <w:jc w:val="center"/>
        <w:rPr>
          <w:del w:id="632" w:author="Kim DaeHan" w:date="2022-07-17T15:26:00Z"/>
          <w:rFonts w:eastAsiaTheme="minorHAnsi" w:cs="Heebo"/>
          <w:color w:val="2A2A2A"/>
          <w:kern w:val="0"/>
          <w:szCs w:val="20"/>
          <w:shd w:val="clear" w:color="auto" w:fill="FFFFFF"/>
        </w:rPr>
        <w:pPrChange w:id="633" w:author="Kim DaeHan" w:date="2022-07-24T22:54:00Z">
          <w:pPr/>
        </w:pPrChange>
      </w:pPr>
      <w:del w:id="634" w:author="Kim DaeHan" w:date="2022-07-17T15:26:00Z">
        <w:r w:rsidDel="005518A5">
          <w:rPr>
            <w:rFonts w:eastAsiaTheme="minorHAnsi" w:cs="Heebo"/>
            <w:color w:val="2A2A2A"/>
            <w:kern w:val="0"/>
            <w:szCs w:val="20"/>
            <w:shd w:val="clear" w:color="auto" w:fill="FFFFFF"/>
          </w:rPr>
          <w:delText xml:space="preserve">REQUIERD_EXPERIENCE_MONTHS : </w:delText>
        </w:r>
        <w:r w:rsidDel="005518A5">
          <w:delText>If experience in the job offered is required, the number of months required</w:delText>
        </w:r>
      </w:del>
    </w:p>
    <w:p w14:paraId="0DF965C5" w14:textId="39C0851C" w:rsidR="00DE5181" w:rsidDel="005518A5" w:rsidRDefault="00DE5181" w:rsidP="00167FD2">
      <w:pPr>
        <w:spacing w:after="0"/>
        <w:jc w:val="center"/>
        <w:rPr>
          <w:del w:id="635" w:author="Kim DaeHan" w:date="2022-07-17T15:26:00Z"/>
          <w:szCs w:val="20"/>
        </w:rPr>
        <w:pPrChange w:id="636" w:author="Kim DaeHan" w:date="2022-07-24T22:54:00Z">
          <w:pPr>
            <w:spacing w:after="0"/>
          </w:pPr>
        </w:pPrChange>
      </w:pPr>
    </w:p>
    <w:p w14:paraId="749B7E30" w14:textId="53116B08" w:rsidR="00A81D6F" w:rsidRPr="00DE5181" w:rsidRDefault="009F188B" w:rsidP="00167FD2">
      <w:pPr>
        <w:spacing w:after="0"/>
        <w:jc w:val="center"/>
        <w:rPr>
          <w:szCs w:val="20"/>
        </w:rPr>
        <w:pPrChange w:id="637" w:author="Kim DaeHan" w:date="2022-07-24T22:54:00Z">
          <w:pPr>
            <w:spacing w:after="0"/>
          </w:pPr>
        </w:pPrChange>
      </w:pPr>
      <w:del w:id="638" w:author="Kim DaeHan" w:date="2022-07-17T15:26:00Z">
        <w:r w:rsidDel="005518A5">
          <w:rPr>
            <w:rFonts w:hint="eastAsia"/>
            <w:szCs w:val="20"/>
          </w:rPr>
          <w:delText>데이터 전처리를 하지 않았기 때문에</w:delText>
        </w:r>
        <w:r w:rsidDel="005518A5">
          <w:rPr>
            <w:szCs w:val="20"/>
          </w:rPr>
          <w:delText xml:space="preserve"> </w:delText>
        </w:r>
        <w:r w:rsidDel="005518A5">
          <w:rPr>
            <w:rFonts w:hint="eastAsia"/>
            <w:szCs w:val="20"/>
          </w:rPr>
          <w:delText>전반적으로 유의미한 정보를 추출해지는 못하였다.</w:delText>
        </w:r>
        <w:r w:rsidR="00F36DD6" w:rsidDel="005518A5">
          <w:rPr>
            <w:szCs w:val="20"/>
          </w:rPr>
          <w:delText xml:space="preserve"> </w:delText>
        </w:r>
        <w:r w:rsidR="00F36DD6" w:rsidDel="005518A5">
          <w:rPr>
            <w:rFonts w:hint="eastAsia"/>
            <w:szCs w:val="20"/>
          </w:rPr>
          <w:delText>특히</w:delText>
        </w:r>
        <w:r w:rsidR="00F36DD6" w:rsidDel="005518A5">
          <w:rPr>
            <w:szCs w:val="20"/>
          </w:rPr>
          <w:delText xml:space="preserve"> </w:delText>
        </w:r>
        <w:r w:rsidR="00F36DD6" w:rsidDel="005518A5">
          <w:rPr>
            <w:rFonts w:hint="eastAsia"/>
            <w:szCs w:val="20"/>
          </w:rPr>
          <w:delText xml:space="preserve">가장 주요한 정보인 </w:delText>
        </w:r>
        <w:r w:rsidR="00F36DD6" w:rsidDel="005518A5">
          <w:rPr>
            <w:szCs w:val="20"/>
          </w:rPr>
          <w:delText>employ, worker, wage</w:delText>
        </w:r>
        <w:r w:rsidR="00F36DD6" w:rsidDel="005518A5">
          <w:rPr>
            <w:rFonts w:hint="eastAsia"/>
            <w:szCs w:val="20"/>
          </w:rPr>
          <w:delText>와 같은 정보의 상관관계를 분석하지 못하여 아쉬움이 남는다.</w:delText>
        </w:r>
        <w:r w:rsidDel="005518A5">
          <w:rPr>
            <w:szCs w:val="20"/>
          </w:rPr>
          <w:delText xml:space="preserve"> </w:delText>
        </w:r>
        <w:r w:rsidDel="005518A5">
          <w:rPr>
            <w:rFonts w:hint="eastAsia"/>
            <w:szCs w:val="20"/>
          </w:rPr>
          <w:delText>이후 각</w:delText>
        </w:r>
        <w:r w:rsidDel="005518A5">
          <w:rPr>
            <w:szCs w:val="20"/>
          </w:rPr>
          <w:delText xml:space="preserve"> </w:delText>
        </w:r>
        <w:r w:rsidDel="005518A5">
          <w:rPr>
            <w:rFonts w:hint="eastAsia"/>
            <w:szCs w:val="20"/>
          </w:rPr>
          <w:delText>c</w:delText>
        </w:r>
        <w:r w:rsidDel="005518A5">
          <w:rPr>
            <w:szCs w:val="20"/>
          </w:rPr>
          <w:delText>olumn</w:delText>
        </w:r>
        <w:r w:rsidDel="005518A5">
          <w:rPr>
            <w:rFonts w:hint="eastAsia"/>
            <w:szCs w:val="20"/>
          </w:rPr>
          <w:delText>에 해당하는</w:delText>
        </w:r>
        <w:r w:rsidDel="005518A5">
          <w:rPr>
            <w:szCs w:val="20"/>
          </w:rPr>
          <w:delText xml:space="preserve"> data를 </w:delText>
        </w:r>
        <w:r w:rsidDel="005518A5">
          <w:rPr>
            <w:rFonts w:hint="eastAsia"/>
            <w:szCs w:val="20"/>
          </w:rPr>
          <w:delText>n</w:delText>
        </w:r>
        <w:r w:rsidDel="005518A5">
          <w:rPr>
            <w:szCs w:val="20"/>
          </w:rPr>
          <w:delText>umerical type</w:delText>
        </w:r>
        <w:r w:rsidDel="005518A5">
          <w:rPr>
            <w:rFonts w:hint="eastAsia"/>
            <w:szCs w:val="20"/>
          </w:rPr>
          <w:delText>으로 c</w:delText>
        </w:r>
        <w:r w:rsidDel="005518A5">
          <w:rPr>
            <w:szCs w:val="20"/>
          </w:rPr>
          <w:delText>asting</w:delText>
        </w:r>
        <w:r w:rsidDel="005518A5">
          <w:rPr>
            <w:rFonts w:hint="eastAsia"/>
            <w:szCs w:val="20"/>
          </w:rPr>
          <w:delText>하여 정보를 분석해 본다면 더욱 유의미한 결과를 도출할 수 있을 것이다.</w:delText>
        </w:r>
      </w:del>
    </w:p>
    <w:sectPr w:rsidR="00A81D6F" w:rsidRPr="00DE51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22FA2" w14:textId="77777777" w:rsidR="00AD420E" w:rsidRDefault="00AD420E" w:rsidP="006E299A">
      <w:pPr>
        <w:spacing w:after="0" w:line="240" w:lineRule="auto"/>
      </w:pPr>
      <w:r>
        <w:separator/>
      </w:r>
    </w:p>
  </w:endnote>
  <w:endnote w:type="continuationSeparator" w:id="0">
    <w:p w14:paraId="25BCCF83" w14:textId="77777777" w:rsidR="00AD420E" w:rsidRDefault="00AD420E" w:rsidP="006E2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ebo">
    <w:charset w:val="B1"/>
    <w:family w:val="auto"/>
    <w:pitch w:val="variable"/>
    <w:sig w:usb0="A00008E7" w:usb1="40000043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84048" w14:textId="77777777" w:rsidR="00AD420E" w:rsidRDefault="00AD420E" w:rsidP="006E299A">
      <w:pPr>
        <w:spacing w:after="0" w:line="240" w:lineRule="auto"/>
      </w:pPr>
      <w:r>
        <w:separator/>
      </w:r>
    </w:p>
  </w:footnote>
  <w:footnote w:type="continuationSeparator" w:id="0">
    <w:p w14:paraId="511F38C9" w14:textId="77777777" w:rsidR="00AD420E" w:rsidRDefault="00AD420E" w:rsidP="006E29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169B1"/>
    <w:multiLevelType w:val="hybridMultilevel"/>
    <w:tmpl w:val="C7F22CD6"/>
    <w:lvl w:ilvl="0" w:tplc="C12642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374974"/>
    <w:multiLevelType w:val="hybridMultilevel"/>
    <w:tmpl w:val="535671BC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60DE72CE"/>
    <w:multiLevelType w:val="hybridMultilevel"/>
    <w:tmpl w:val="1FECEE78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67213266"/>
    <w:multiLevelType w:val="hybridMultilevel"/>
    <w:tmpl w:val="4B4C065C"/>
    <w:lvl w:ilvl="0" w:tplc="6476A352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50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7" w:hanging="400"/>
      </w:pPr>
      <w:rPr>
        <w:rFonts w:ascii="Wingdings" w:hAnsi="Wingdings" w:hint="default"/>
      </w:rPr>
    </w:lvl>
  </w:abstractNum>
  <w:abstractNum w:abstractNumId="4" w15:restartNumberingAfterBreak="0">
    <w:nsid w:val="77D915D2"/>
    <w:multiLevelType w:val="hybridMultilevel"/>
    <w:tmpl w:val="92E28B28"/>
    <w:lvl w:ilvl="0" w:tplc="87240D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71516074">
    <w:abstractNumId w:val="3"/>
  </w:num>
  <w:num w:numId="2" w16cid:durableId="609434032">
    <w:abstractNumId w:val="0"/>
  </w:num>
  <w:num w:numId="3" w16cid:durableId="554583065">
    <w:abstractNumId w:val="4"/>
  </w:num>
  <w:num w:numId="4" w16cid:durableId="228616660">
    <w:abstractNumId w:val="1"/>
  </w:num>
  <w:num w:numId="5" w16cid:durableId="10369810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im DaeHan">
    <w15:presenceInfo w15:providerId="Windows Live" w15:userId="4805b98ab479ed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trackRevisions/>
  <w:documentProtection w:edit="trackedChanges" w:enforcement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7B4"/>
    <w:rsid w:val="00012C38"/>
    <w:rsid w:val="000517F2"/>
    <w:rsid w:val="00060D52"/>
    <w:rsid w:val="00063837"/>
    <w:rsid w:val="000775AA"/>
    <w:rsid w:val="00091CB7"/>
    <w:rsid w:val="000C2D74"/>
    <w:rsid w:val="000D78B7"/>
    <w:rsid w:val="00107C37"/>
    <w:rsid w:val="00112710"/>
    <w:rsid w:val="00142743"/>
    <w:rsid w:val="0015286A"/>
    <w:rsid w:val="001631BF"/>
    <w:rsid w:val="00167FD2"/>
    <w:rsid w:val="001C33C5"/>
    <w:rsid w:val="001D3744"/>
    <w:rsid w:val="001D44C5"/>
    <w:rsid w:val="001E4DBC"/>
    <w:rsid w:val="001E715F"/>
    <w:rsid w:val="0021568C"/>
    <w:rsid w:val="002422E0"/>
    <w:rsid w:val="0024636A"/>
    <w:rsid w:val="002A3426"/>
    <w:rsid w:val="002D2C8F"/>
    <w:rsid w:val="0030193B"/>
    <w:rsid w:val="00312BCE"/>
    <w:rsid w:val="003148B0"/>
    <w:rsid w:val="003308FF"/>
    <w:rsid w:val="00355804"/>
    <w:rsid w:val="003C4BB5"/>
    <w:rsid w:val="003D3FB8"/>
    <w:rsid w:val="003D44A4"/>
    <w:rsid w:val="003E5EAD"/>
    <w:rsid w:val="003F146D"/>
    <w:rsid w:val="00452576"/>
    <w:rsid w:val="004A5C89"/>
    <w:rsid w:val="004B2A1A"/>
    <w:rsid w:val="004F4CE1"/>
    <w:rsid w:val="005041DE"/>
    <w:rsid w:val="00510A58"/>
    <w:rsid w:val="00521889"/>
    <w:rsid w:val="00530724"/>
    <w:rsid w:val="005518A5"/>
    <w:rsid w:val="00552414"/>
    <w:rsid w:val="0056524B"/>
    <w:rsid w:val="005730EE"/>
    <w:rsid w:val="005C7DC3"/>
    <w:rsid w:val="00600AAD"/>
    <w:rsid w:val="006237E2"/>
    <w:rsid w:val="00625191"/>
    <w:rsid w:val="00665A6E"/>
    <w:rsid w:val="00672653"/>
    <w:rsid w:val="006939F2"/>
    <w:rsid w:val="006A0196"/>
    <w:rsid w:val="006B1293"/>
    <w:rsid w:val="006B7ACB"/>
    <w:rsid w:val="006D756B"/>
    <w:rsid w:val="006E299A"/>
    <w:rsid w:val="006E7185"/>
    <w:rsid w:val="006E78D0"/>
    <w:rsid w:val="006F297B"/>
    <w:rsid w:val="007264A9"/>
    <w:rsid w:val="00727CD4"/>
    <w:rsid w:val="00761A62"/>
    <w:rsid w:val="0078749B"/>
    <w:rsid w:val="00791212"/>
    <w:rsid w:val="0079133D"/>
    <w:rsid w:val="007B6C22"/>
    <w:rsid w:val="007C64CA"/>
    <w:rsid w:val="007C7D31"/>
    <w:rsid w:val="00816CD5"/>
    <w:rsid w:val="008170F3"/>
    <w:rsid w:val="00832481"/>
    <w:rsid w:val="00842F9D"/>
    <w:rsid w:val="008743F3"/>
    <w:rsid w:val="008747CB"/>
    <w:rsid w:val="00876746"/>
    <w:rsid w:val="008A721A"/>
    <w:rsid w:val="008C2A4C"/>
    <w:rsid w:val="008C3171"/>
    <w:rsid w:val="008F6D5F"/>
    <w:rsid w:val="008F71ED"/>
    <w:rsid w:val="009049EA"/>
    <w:rsid w:val="009117F0"/>
    <w:rsid w:val="00912BC5"/>
    <w:rsid w:val="00925FFF"/>
    <w:rsid w:val="009376B6"/>
    <w:rsid w:val="009719BE"/>
    <w:rsid w:val="00974AFB"/>
    <w:rsid w:val="009758DB"/>
    <w:rsid w:val="009901D1"/>
    <w:rsid w:val="009A2274"/>
    <w:rsid w:val="009A5F00"/>
    <w:rsid w:val="009B07B4"/>
    <w:rsid w:val="009B6E16"/>
    <w:rsid w:val="009D400F"/>
    <w:rsid w:val="009E53F5"/>
    <w:rsid w:val="009F188B"/>
    <w:rsid w:val="009F755F"/>
    <w:rsid w:val="00A06EC4"/>
    <w:rsid w:val="00A21D69"/>
    <w:rsid w:val="00A3181D"/>
    <w:rsid w:val="00A368DE"/>
    <w:rsid w:val="00A81D6F"/>
    <w:rsid w:val="00AA3185"/>
    <w:rsid w:val="00AA33B9"/>
    <w:rsid w:val="00AA66AC"/>
    <w:rsid w:val="00AB714B"/>
    <w:rsid w:val="00AC4950"/>
    <w:rsid w:val="00AD1B1A"/>
    <w:rsid w:val="00AD420E"/>
    <w:rsid w:val="00AD6CB8"/>
    <w:rsid w:val="00B322E6"/>
    <w:rsid w:val="00B65DB0"/>
    <w:rsid w:val="00B90705"/>
    <w:rsid w:val="00B95764"/>
    <w:rsid w:val="00C11E00"/>
    <w:rsid w:val="00C27EB3"/>
    <w:rsid w:val="00C30F84"/>
    <w:rsid w:val="00C35805"/>
    <w:rsid w:val="00C43988"/>
    <w:rsid w:val="00C45781"/>
    <w:rsid w:val="00C63DF8"/>
    <w:rsid w:val="00C663DB"/>
    <w:rsid w:val="00CB2280"/>
    <w:rsid w:val="00CD09D2"/>
    <w:rsid w:val="00CD4083"/>
    <w:rsid w:val="00CF553A"/>
    <w:rsid w:val="00D01465"/>
    <w:rsid w:val="00D04324"/>
    <w:rsid w:val="00D1173D"/>
    <w:rsid w:val="00D16662"/>
    <w:rsid w:val="00D17F46"/>
    <w:rsid w:val="00D24A2B"/>
    <w:rsid w:val="00D7547E"/>
    <w:rsid w:val="00D90D36"/>
    <w:rsid w:val="00DB3CBA"/>
    <w:rsid w:val="00DC7B65"/>
    <w:rsid w:val="00DD0669"/>
    <w:rsid w:val="00DE5181"/>
    <w:rsid w:val="00E04E49"/>
    <w:rsid w:val="00E065F9"/>
    <w:rsid w:val="00E17349"/>
    <w:rsid w:val="00E17361"/>
    <w:rsid w:val="00E24494"/>
    <w:rsid w:val="00E316AD"/>
    <w:rsid w:val="00E40CA9"/>
    <w:rsid w:val="00E45B05"/>
    <w:rsid w:val="00EA2FC7"/>
    <w:rsid w:val="00EB4CDF"/>
    <w:rsid w:val="00F32173"/>
    <w:rsid w:val="00F35CCD"/>
    <w:rsid w:val="00F36DD6"/>
    <w:rsid w:val="00FC12B1"/>
    <w:rsid w:val="00FD1813"/>
    <w:rsid w:val="00FF4488"/>
    <w:rsid w:val="00FF581E"/>
    <w:rsid w:val="00FF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7F80B"/>
  <w15:chartTrackingRefBased/>
  <w15:docId w15:val="{46A074E4-E78D-4A2E-B85F-B9AB285BE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15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B07B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B07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B3CBA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6E29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6E299A"/>
  </w:style>
  <w:style w:type="paragraph" w:styleId="a6">
    <w:name w:val="footer"/>
    <w:basedOn w:val="a"/>
    <w:link w:val="Char1"/>
    <w:uiPriority w:val="99"/>
    <w:unhideWhenUsed/>
    <w:rsid w:val="006E299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6E299A"/>
  </w:style>
  <w:style w:type="character" w:styleId="a7">
    <w:name w:val="Hyperlink"/>
    <w:basedOn w:val="a0"/>
    <w:uiPriority w:val="99"/>
    <w:semiHidden/>
    <w:unhideWhenUsed/>
    <w:rsid w:val="008F71ED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8F71ED"/>
    <w:rPr>
      <w:color w:val="954F72" w:themeColor="followedHyperlink"/>
      <w:u w:val="single"/>
    </w:rPr>
  </w:style>
  <w:style w:type="character" w:styleId="a9">
    <w:name w:val="Emphasis"/>
    <w:basedOn w:val="a0"/>
    <w:uiPriority w:val="20"/>
    <w:qFormat/>
    <w:rsid w:val="0021568C"/>
    <w:rPr>
      <w:i/>
      <w:iCs/>
    </w:rPr>
  </w:style>
  <w:style w:type="paragraph" w:styleId="aa">
    <w:name w:val="Revision"/>
    <w:hidden/>
    <w:uiPriority w:val="99"/>
    <w:semiHidden/>
    <w:rsid w:val="009376B6"/>
    <w:pPr>
      <w:spacing w:after="0" w:line="240" w:lineRule="auto"/>
      <w:jc w:val="left"/>
    </w:pPr>
  </w:style>
  <w:style w:type="paragraph" w:styleId="HTML">
    <w:name w:val="HTML Preformatted"/>
    <w:basedOn w:val="a"/>
    <w:link w:val="HTMLChar"/>
    <w:uiPriority w:val="99"/>
    <w:unhideWhenUsed/>
    <w:rsid w:val="006251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25191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9</Pages>
  <Words>1058</Words>
  <Characters>6035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tjrdbqls1018@naver.com</dc:creator>
  <cp:keywords/>
  <dc:description/>
  <cp:lastModifiedBy>Kim DaeHan</cp:lastModifiedBy>
  <cp:revision>26</cp:revision>
  <dcterms:created xsi:type="dcterms:W3CDTF">2022-07-02T10:43:00Z</dcterms:created>
  <dcterms:modified xsi:type="dcterms:W3CDTF">2022-07-24T15:13:00Z</dcterms:modified>
</cp:coreProperties>
</file>